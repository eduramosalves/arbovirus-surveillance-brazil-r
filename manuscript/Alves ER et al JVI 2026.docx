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6FEBB" w14:textId="77777777" w:rsidR="00F905E0" w:rsidRPr="009C0853" w:rsidRDefault="00F905E0" w:rsidP="00BB5D7F">
      <w:pPr>
        <w:spacing w:after="0" w:line="480" w:lineRule="auto"/>
        <w:jc w:val="both"/>
        <w:rPr>
          <w:rFonts w:ascii="Calibri" w:hAnsi="Calibri" w:cs="Calibri"/>
          <w:b/>
          <w:bCs/>
          <w:lang w:val="en-US"/>
        </w:rPr>
      </w:pPr>
      <w:r>
        <w:rPr>
          <w:rFonts w:ascii="Calibri" w:hAnsi="Calibri" w:cs="Calibri"/>
          <w:b/>
          <w:bCs/>
          <w:lang w:val="en-US"/>
        </w:rPr>
        <w:t>Spatiotemporal Dynamics and Climatic Correlates of Dengue, Chikungunya, and Zika in Brazil during 2016–2025</w:t>
      </w:r>
    </w:p>
    <w:p w14:paraId="755737AD" w14:textId="77777777" w:rsidR="00F905E0" w:rsidRPr="009C0853" w:rsidRDefault="00F905E0" w:rsidP="00BB5D7F">
      <w:pPr>
        <w:spacing w:after="0" w:line="480" w:lineRule="auto"/>
        <w:jc w:val="both"/>
        <w:rPr>
          <w:rFonts w:ascii="Calibri" w:hAnsi="Calibri" w:cs="Calibri"/>
          <w:lang w:val="en-US"/>
        </w:rPr>
      </w:pPr>
    </w:p>
    <w:p w14:paraId="2DFFEFB2" w14:textId="64BD6FF8" w:rsidR="00F905E0" w:rsidRPr="009C0853" w:rsidRDefault="00F905E0" w:rsidP="00BB5D7F">
      <w:pPr>
        <w:spacing w:after="0" w:line="480" w:lineRule="auto"/>
        <w:jc w:val="both"/>
        <w:rPr>
          <w:rFonts w:ascii="Calibri" w:hAnsi="Calibri" w:cs="Calibri"/>
        </w:rPr>
      </w:pPr>
      <w:r w:rsidRPr="78C4C62B">
        <w:rPr>
          <w:rFonts w:ascii="Calibri" w:hAnsi="Calibri" w:cs="Calibri"/>
        </w:rPr>
        <w:t>Eduardo Ramos Alves</w:t>
      </w:r>
      <w:r w:rsidRPr="78C4C62B">
        <w:rPr>
          <w:rFonts w:ascii="Calibri" w:hAnsi="Calibri" w:cs="Calibri"/>
          <w:vertAlign w:val="superscript"/>
        </w:rPr>
        <w:t>1,</w:t>
      </w:r>
      <w:bookmarkStart w:id="0" w:name="_Int_NWW9dLzc"/>
      <w:r w:rsidRPr="78C4C62B">
        <w:rPr>
          <w:rFonts w:ascii="Calibri" w:hAnsi="Calibri" w:cs="Calibri"/>
          <w:vertAlign w:val="superscript"/>
        </w:rPr>
        <w:t>2,*</w:t>
      </w:r>
      <w:bookmarkEnd w:id="0"/>
      <w:r w:rsidRPr="78C4C62B">
        <w:rPr>
          <w:rFonts w:ascii="Calibri" w:hAnsi="Calibri" w:cs="Calibri"/>
        </w:rPr>
        <w:t>, Sofia Lírio dos Santos Silva</w:t>
      </w:r>
      <w:r w:rsidRPr="78C4C62B">
        <w:rPr>
          <w:rFonts w:ascii="Calibri" w:hAnsi="Calibri" w:cs="Calibri"/>
          <w:vertAlign w:val="superscript"/>
        </w:rPr>
        <w:t>3</w:t>
      </w:r>
      <w:r w:rsidRPr="78C4C62B">
        <w:rPr>
          <w:rFonts w:ascii="Calibri" w:hAnsi="Calibri" w:cs="Calibri"/>
        </w:rPr>
        <w:t>, Aila Alves dos Santos</w:t>
      </w:r>
      <w:r w:rsidRPr="78C4C62B">
        <w:rPr>
          <w:rFonts w:ascii="Calibri" w:hAnsi="Calibri" w:cs="Calibri"/>
          <w:vertAlign w:val="superscript"/>
        </w:rPr>
        <w:t>1,4</w:t>
      </w:r>
      <w:r w:rsidRPr="78C4C62B">
        <w:rPr>
          <w:rFonts w:ascii="Calibri" w:hAnsi="Calibri" w:cs="Calibri"/>
        </w:rPr>
        <w:t>, Gustavo Almeida Santana</w:t>
      </w:r>
      <w:r w:rsidRPr="78C4C62B">
        <w:rPr>
          <w:rFonts w:ascii="Calibri" w:hAnsi="Calibri" w:cs="Calibri"/>
          <w:vertAlign w:val="superscript"/>
        </w:rPr>
        <w:t>1</w:t>
      </w:r>
      <w:r w:rsidRPr="78C4C62B">
        <w:rPr>
          <w:rFonts w:ascii="Calibri" w:hAnsi="Calibri" w:cs="Calibri"/>
        </w:rPr>
        <w:t>, Sidney Carlos de Jesus Santana</w:t>
      </w:r>
      <w:r w:rsidRPr="78C4C62B">
        <w:rPr>
          <w:rFonts w:ascii="Calibri" w:hAnsi="Calibri" w:cs="Calibri"/>
          <w:vertAlign w:val="superscript"/>
        </w:rPr>
        <w:t>1</w:t>
      </w:r>
      <w:r w:rsidRPr="78C4C62B">
        <w:rPr>
          <w:rFonts w:ascii="Calibri" w:hAnsi="Calibri" w:cs="Calibri"/>
        </w:rPr>
        <w:t>, Geraldo Argolo Ferraro</w:t>
      </w:r>
      <w:r w:rsidRPr="78C4C62B">
        <w:rPr>
          <w:rFonts w:ascii="Calibri" w:hAnsi="Calibri" w:cs="Calibri"/>
          <w:vertAlign w:val="superscript"/>
        </w:rPr>
        <w:t>1</w:t>
      </w:r>
      <w:r w:rsidRPr="78C4C62B">
        <w:rPr>
          <w:rFonts w:ascii="Calibri" w:hAnsi="Calibri" w:cs="Calibri"/>
        </w:rPr>
        <w:t>, Vanessa da Silva Brito</w:t>
      </w:r>
      <w:r w:rsidRPr="78C4C62B">
        <w:rPr>
          <w:rFonts w:ascii="Calibri" w:hAnsi="Calibri" w:cs="Calibri"/>
          <w:vertAlign w:val="superscript"/>
        </w:rPr>
        <w:t>1</w:t>
      </w:r>
      <w:r w:rsidRPr="78C4C62B">
        <w:rPr>
          <w:rFonts w:ascii="Calibri" w:hAnsi="Calibri" w:cs="Calibri"/>
        </w:rPr>
        <w:t>, Viviane Matos Ferreira</w:t>
      </w:r>
      <w:bookmarkStart w:id="1" w:name="_Int_bvuK9Xe0"/>
      <w:r w:rsidRPr="78C4C62B">
        <w:rPr>
          <w:rFonts w:ascii="Calibri" w:hAnsi="Calibri" w:cs="Calibri"/>
          <w:vertAlign w:val="superscript"/>
        </w:rPr>
        <w:t>1</w:t>
      </w:r>
      <w:r w:rsidRPr="78C4C62B">
        <w:rPr>
          <w:rFonts w:ascii="Calibri" w:hAnsi="Calibri" w:cs="Calibri"/>
        </w:rPr>
        <w:t>,  Galileu</w:t>
      </w:r>
      <w:bookmarkEnd w:id="1"/>
      <w:r w:rsidRPr="78C4C62B">
        <w:rPr>
          <w:rFonts w:ascii="Calibri" w:hAnsi="Calibri" w:cs="Calibri"/>
        </w:rPr>
        <w:t xml:space="preserve"> Barbosa Costa</w:t>
      </w:r>
      <w:bookmarkStart w:id="2" w:name="_Int_Dn1s6uHW"/>
      <w:r w:rsidRPr="78C4C62B">
        <w:rPr>
          <w:rFonts w:ascii="Calibri" w:hAnsi="Calibri" w:cs="Calibri"/>
          <w:vertAlign w:val="superscript"/>
        </w:rPr>
        <w:t>5,*</w:t>
      </w:r>
      <w:bookmarkEnd w:id="2"/>
    </w:p>
    <w:p w14:paraId="221906B2" w14:textId="77777777" w:rsidR="00F905E0" w:rsidRPr="009C0853" w:rsidRDefault="00F905E0" w:rsidP="00BB5D7F">
      <w:pPr>
        <w:spacing w:after="0" w:line="480" w:lineRule="auto"/>
        <w:jc w:val="both"/>
        <w:rPr>
          <w:rFonts w:ascii="Calibri" w:hAnsi="Calibri" w:cs="Calibri"/>
        </w:rPr>
      </w:pPr>
    </w:p>
    <w:p w14:paraId="0CAD88AF" w14:textId="0F6920FE" w:rsidR="002068CC" w:rsidRDefault="002068CC" w:rsidP="00BB5D7F">
      <w:pPr>
        <w:spacing w:after="0" w:line="480" w:lineRule="auto"/>
        <w:jc w:val="both"/>
        <w:rPr>
          <w:rFonts w:ascii="Calibri" w:hAnsi="Calibri" w:cs="Calibri"/>
        </w:rPr>
      </w:pPr>
      <w:r>
        <w:rPr>
          <w:rFonts w:ascii="Calibri" w:hAnsi="Calibri" w:cs="Calibri"/>
          <w:vertAlign w:val="superscript"/>
        </w:rPr>
        <w:t>1</w:t>
      </w:r>
      <w:r>
        <w:rPr>
          <w:rFonts w:ascii="Calibri" w:hAnsi="Calibri" w:cs="Calibri"/>
        </w:rPr>
        <w:t>Núcleo de Pesquisa e Inovação, Escola Bahiana de Medicina e Saúde Pública, Salvador, Brazil.</w:t>
      </w:r>
    </w:p>
    <w:p w14:paraId="4E9B3F47" w14:textId="59BAAC25" w:rsidR="00F905E0" w:rsidRPr="009C0853" w:rsidRDefault="002068CC" w:rsidP="00BB5D7F">
      <w:pPr>
        <w:spacing w:after="0" w:line="480" w:lineRule="auto"/>
        <w:jc w:val="both"/>
        <w:rPr>
          <w:rFonts w:ascii="Calibri" w:hAnsi="Calibri" w:cs="Calibri"/>
        </w:rPr>
      </w:pPr>
      <w:r>
        <w:rPr>
          <w:rFonts w:ascii="Calibri" w:hAnsi="Calibri" w:cs="Calibri"/>
          <w:vertAlign w:val="superscript"/>
        </w:rPr>
        <w:t>2</w:t>
      </w:r>
      <w:r>
        <w:rPr>
          <w:rFonts w:ascii="Calibri" w:hAnsi="Calibri" w:cs="Calibri"/>
        </w:rPr>
        <w:t>Pontificia Universidade Catolica de Minas Gerais, Belo Horizonte, MG, Brazil.</w:t>
      </w:r>
    </w:p>
    <w:p w14:paraId="34D768CD" w14:textId="423E1BD9" w:rsidR="00F905E0" w:rsidRPr="009C0853" w:rsidRDefault="002068CC" w:rsidP="00BB5D7F">
      <w:pPr>
        <w:spacing w:after="0" w:line="480" w:lineRule="auto"/>
        <w:jc w:val="both"/>
        <w:rPr>
          <w:rFonts w:ascii="Calibri" w:hAnsi="Calibri" w:cs="Calibri"/>
        </w:rPr>
      </w:pPr>
      <w:r>
        <w:rPr>
          <w:rFonts w:ascii="Calibri" w:hAnsi="Calibri" w:cs="Calibri"/>
          <w:vertAlign w:val="superscript"/>
        </w:rPr>
        <w:t>3</w:t>
      </w:r>
      <w:r>
        <w:rPr>
          <w:rFonts w:ascii="Calibri" w:hAnsi="Calibri" w:cs="Calibri"/>
        </w:rPr>
        <w:t>Faculdade de Medicina de Ribeirão Preto, USP, Ribeirão Preto, São Paulo, Brazil.</w:t>
      </w:r>
    </w:p>
    <w:p w14:paraId="0C201C28" w14:textId="3CEE1D1E" w:rsidR="00F905E0" w:rsidRPr="009C0853" w:rsidRDefault="002068CC" w:rsidP="00BB5D7F">
      <w:pPr>
        <w:spacing w:after="0" w:line="480" w:lineRule="auto"/>
        <w:jc w:val="both"/>
        <w:rPr>
          <w:rFonts w:ascii="Calibri" w:hAnsi="Calibri" w:cs="Calibri"/>
        </w:rPr>
      </w:pPr>
      <w:r>
        <w:rPr>
          <w:rFonts w:ascii="Calibri" w:hAnsi="Calibri" w:cs="Calibri"/>
          <w:vertAlign w:val="superscript"/>
        </w:rPr>
        <w:t>4</w:t>
      </w:r>
      <w:r>
        <w:rPr>
          <w:rFonts w:ascii="Calibri" w:hAnsi="Calibri" w:cs="Calibri"/>
        </w:rPr>
        <w:t>Universidade Federal da Bahia, Salvador, Brazil.</w:t>
      </w:r>
    </w:p>
    <w:p w14:paraId="46E4D4DE" w14:textId="27C803BA" w:rsidR="00F905E0" w:rsidRPr="009C0853" w:rsidRDefault="002068CC" w:rsidP="00BB5D7F">
      <w:pPr>
        <w:spacing w:after="0" w:line="480" w:lineRule="auto"/>
        <w:jc w:val="both"/>
        <w:rPr>
          <w:rFonts w:ascii="Calibri" w:hAnsi="Calibri" w:cs="Calibri"/>
          <w:lang w:val="en-US"/>
        </w:rPr>
      </w:pPr>
      <w:r>
        <w:rPr>
          <w:rFonts w:ascii="Calibri" w:hAnsi="Calibri" w:cs="Calibri"/>
          <w:vertAlign w:val="superscript"/>
          <w:lang w:val="en-US"/>
        </w:rPr>
        <w:t>5</w:t>
      </w:r>
      <w:r>
        <w:rPr>
          <w:rFonts w:ascii="Calibri" w:hAnsi="Calibri" w:cs="Calibri"/>
          <w:lang w:val="en-US"/>
        </w:rPr>
        <w:t>Clinical Biomarkers Laboratory, St Jude Children’s Research Hospital, Memphis, TN, USA.</w:t>
      </w:r>
    </w:p>
    <w:p w14:paraId="7E4E8AD1" w14:textId="77777777" w:rsidR="00F854BD" w:rsidRDefault="00F854BD" w:rsidP="00BB5D7F">
      <w:pPr>
        <w:spacing w:after="0" w:line="480" w:lineRule="auto"/>
        <w:jc w:val="both"/>
        <w:rPr>
          <w:rFonts w:ascii="Calibri" w:hAnsi="Calibri" w:cs="Calibri"/>
          <w:lang w:val="en-US"/>
        </w:rPr>
      </w:pPr>
    </w:p>
    <w:p w14:paraId="175DDFC9" w14:textId="094D0BC6" w:rsidR="00F905E0" w:rsidRPr="009C0853" w:rsidRDefault="00F905E0" w:rsidP="00BB5D7F">
      <w:pPr>
        <w:spacing w:after="0" w:line="480" w:lineRule="auto"/>
        <w:jc w:val="both"/>
        <w:rPr>
          <w:rFonts w:ascii="Calibri" w:hAnsi="Calibri" w:cs="Calibri"/>
          <w:lang w:val="en-US"/>
        </w:rPr>
      </w:pPr>
      <w:r>
        <w:rPr>
          <w:rFonts w:ascii="Calibri" w:hAnsi="Calibri" w:cs="Calibri"/>
          <w:lang w:val="en-US"/>
        </w:rPr>
        <w:t>*Address correspondence to</w:t>
      </w:r>
      <w:r w:rsidR="00F16BB4">
        <w:rPr>
          <w:rFonts w:ascii="Calibri" w:hAnsi="Calibri" w:cs="Calibri"/>
          <w:lang w:val="en-US"/>
        </w:rPr>
        <w:t>:</w:t>
      </w:r>
      <w:r>
        <w:rPr>
          <w:rFonts w:ascii="Calibri" w:hAnsi="Calibri" w:cs="Calibri"/>
          <w:lang w:val="en-US"/>
        </w:rPr>
        <w:t xml:space="preserve"> </w:t>
      </w:r>
      <w:r w:rsidR="00F16BB4" w:rsidRPr="00F16BB4">
        <w:rPr>
          <w:rFonts w:ascii="Calibri" w:hAnsi="Calibri" w:cs="Calibri"/>
          <w:lang w:val="en-US"/>
        </w:rPr>
        <w:t>eduardoramosalves23@gmail.com</w:t>
      </w:r>
      <w:r>
        <w:rPr>
          <w:rFonts w:ascii="Calibri" w:hAnsi="Calibri" w:cs="Calibri"/>
          <w:lang w:val="en-US"/>
        </w:rPr>
        <w:t>, galileuk1@gmail.com</w:t>
      </w:r>
    </w:p>
    <w:p w14:paraId="075EE8E8" w14:textId="77777777" w:rsidR="00F905E0" w:rsidRPr="009C0853" w:rsidRDefault="00F905E0" w:rsidP="00BB5D7F">
      <w:pPr>
        <w:spacing w:after="0" w:line="480" w:lineRule="auto"/>
        <w:jc w:val="both"/>
        <w:rPr>
          <w:rFonts w:ascii="Calibri" w:hAnsi="Calibri" w:cs="Calibri"/>
          <w:lang w:val="en-US"/>
        </w:rPr>
      </w:pPr>
    </w:p>
    <w:p w14:paraId="5F19B950" w14:textId="77777777" w:rsidR="00F905E0" w:rsidRPr="009C0853" w:rsidRDefault="00F905E0" w:rsidP="00BB5D7F">
      <w:pPr>
        <w:spacing w:after="0" w:line="480" w:lineRule="auto"/>
        <w:jc w:val="both"/>
        <w:rPr>
          <w:rFonts w:ascii="Calibri" w:hAnsi="Calibri" w:cs="Calibri"/>
          <w:lang w:val="en-US"/>
        </w:rPr>
      </w:pPr>
    </w:p>
    <w:p w14:paraId="3FC2752A" w14:textId="77777777" w:rsidR="00BB5D7F" w:rsidRPr="009C0853" w:rsidRDefault="00BB5D7F" w:rsidP="00BB5D7F">
      <w:pPr>
        <w:spacing w:after="0" w:line="480" w:lineRule="auto"/>
        <w:jc w:val="both"/>
        <w:rPr>
          <w:rFonts w:ascii="Calibri" w:hAnsi="Calibri" w:cs="Calibri"/>
          <w:lang w:val="en-US"/>
        </w:rPr>
      </w:pPr>
    </w:p>
    <w:p w14:paraId="33A31DFB" w14:textId="77777777" w:rsidR="00BB5D7F" w:rsidRPr="009C0853" w:rsidRDefault="00BB5D7F" w:rsidP="00BB5D7F">
      <w:pPr>
        <w:spacing w:after="0" w:line="480" w:lineRule="auto"/>
        <w:jc w:val="both"/>
        <w:rPr>
          <w:rFonts w:ascii="Calibri" w:hAnsi="Calibri" w:cs="Calibri"/>
          <w:lang w:val="en-US"/>
        </w:rPr>
      </w:pPr>
    </w:p>
    <w:p w14:paraId="10C1E34F" w14:textId="77777777" w:rsidR="00BB5D7F" w:rsidRPr="009C0853" w:rsidRDefault="00BB5D7F" w:rsidP="00BB5D7F">
      <w:pPr>
        <w:spacing w:after="0" w:line="480" w:lineRule="auto"/>
        <w:jc w:val="both"/>
        <w:rPr>
          <w:rFonts w:ascii="Calibri" w:hAnsi="Calibri" w:cs="Calibri"/>
          <w:lang w:val="en-US"/>
        </w:rPr>
      </w:pPr>
    </w:p>
    <w:p w14:paraId="41C4A797" w14:textId="77777777" w:rsidR="00BB5D7F" w:rsidRPr="009C0853" w:rsidRDefault="00BB5D7F" w:rsidP="00BB5D7F">
      <w:pPr>
        <w:spacing w:after="0" w:line="480" w:lineRule="auto"/>
        <w:jc w:val="both"/>
        <w:rPr>
          <w:rFonts w:ascii="Calibri" w:hAnsi="Calibri" w:cs="Calibri"/>
          <w:lang w:val="en-US"/>
        </w:rPr>
      </w:pPr>
    </w:p>
    <w:p w14:paraId="3162AB52" w14:textId="77777777" w:rsidR="00BB5D7F" w:rsidRDefault="00BB5D7F" w:rsidP="00BB5D7F">
      <w:pPr>
        <w:spacing w:after="0" w:line="480" w:lineRule="auto"/>
        <w:jc w:val="both"/>
        <w:rPr>
          <w:rFonts w:ascii="Calibri" w:hAnsi="Calibri" w:cs="Calibri"/>
          <w:lang w:val="en-US"/>
        </w:rPr>
      </w:pPr>
    </w:p>
    <w:p w14:paraId="32B693D4" w14:textId="77777777" w:rsidR="004F0830" w:rsidRPr="009C0853" w:rsidRDefault="004F0830" w:rsidP="00BB5D7F">
      <w:pPr>
        <w:spacing w:after="0" w:line="480" w:lineRule="auto"/>
        <w:jc w:val="both"/>
        <w:rPr>
          <w:rFonts w:ascii="Calibri" w:hAnsi="Calibri" w:cs="Calibri"/>
          <w:lang w:val="en-US"/>
        </w:rPr>
      </w:pPr>
    </w:p>
    <w:p w14:paraId="04CCE38C" w14:textId="7BC3AC60" w:rsidR="00F905E0" w:rsidRDefault="00F905E0" w:rsidP="00BB5D7F">
      <w:pPr>
        <w:spacing w:after="0" w:line="480" w:lineRule="auto"/>
        <w:jc w:val="both"/>
        <w:rPr>
          <w:rFonts w:ascii="Calibri" w:hAnsi="Calibri" w:cs="Calibri"/>
          <w:lang w:val="en-US"/>
        </w:rPr>
      </w:pPr>
      <w:r>
        <w:rPr>
          <w:rFonts w:ascii="Calibri" w:hAnsi="Calibri" w:cs="Calibri"/>
          <w:lang w:val="en-US"/>
        </w:rPr>
        <w:lastRenderedPageBreak/>
        <w:t>Dengue (DENV), chikungunya (CHIKV), and Zika (ZIKV) viruses share Aedes vectors and climatic determinants, yet their epidemiological trajectories in Brazil differ markedly. Here, we compared the spatial, temporal, demographic, and climatic profiles of DENV, CHIKV, and ZIKV across Brazil during 2016–2025. We conducted a nationwide ecological study of monthly confirmed cases, combined with population estimates and temperature and precipitation data. DENV carried the highest burden and peaked in 2024 with approximately 6.56 million cases (3,088 per 100,000 inhabitants), showing significant global spatial autocorrelation (I = 0.562; p = 0.001), forming a high–high cluster across the Central-West and Southeast. CHIKV showed no global spatial structure, and its per-capita burden was highest in Mato Grosso do Sul, Mato Grosso, and Ceará. ZIKV was dominated by the 2016 epidemic (138 per 100,000), followed by sustained low incidence. Significant increasing trends were observed for DENV in South and Southeast regions, while for CHIKV were observed in South and Central-West. ZIKV declined significantly in three states. Temperature was positively associated with dengue (incidence rate ratio [IRR] 2.10 per °C; 95% CI 1.96–2.26) and chikungunya (IRR 1.32; 95% CI 1.24–1.41), with state-level signals strongest at a two-month lag but inversely associated with Zika (IRR 0.90; 95% CI 0.84–0.97). Despite a shared vector, the three arboviruses follow distinct spatiotemporal and climatic dynamics. The expansion of dengue and chikungunya into southern and central-western states, together with the divergence between absolute and per-capita rankings, supports regionalized, climate-informed surveillance that prioritizes population-adjusted burden.</w:t>
      </w:r>
    </w:p>
    <w:p w14:paraId="65897E38" w14:textId="77777777" w:rsidR="00630852" w:rsidRDefault="00630852" w:rsidP="00BB5D7F">
      <w:pPr>
        <w:spacing w:after="0" w:line="480" w:lineRule="auto"/>
        <w:jc w:val="both"/>
        <w:rPr>
          <w:rFonts w:ascii="Calibri" w:hAnsi="Calibri" w:cs="Calibri"/>
          <w:lang w:val="en-US"/>
        </w:rPr>
      </w:pPr>
    </w:p>
    <w:p w14:paraId="6FABE303" w14:textId="77777777" w:rsidR="00606EB9" w:rsidRDefault="00606EB9" w:rsidP="00BB5D7F">
      <w:pPr>
        <w:spacing w:after="0" w:line="480" w:lineRule="auto"/>
        <w:jc w:val="both"/>
        <w:rPr>
          <w:rFonts w:ascii="Calibri" w:hAnsi="Calibri" w:cs="Calibri"/>
          <w:b/>
          <w:bCs/>
          <w:lang w:val="en-US"/>
        </w:rPr>
      </w:pPr>
    </w:p>
    <w:p w14:paraId="621D489E" w14:textId="77777777" w:rsidR="00606EB9" w:rsidRDefault="00606EB9" w:rsidP="00BB5D7F">
      <w:pPr>
        <w:spacing w:after="0" w:line="480" w:lineRule="auto"/>
        <w:jc w:val="both"/>
        <w:rPr>
          <w:rFonts w:ascii="Calibri" w:hAnsi="Calibri" w:cs="Calibri"/>
          <w:b/>
          <w:bCs/>
          <w:lang w:val="en-US"/>
        </w:rPr>
      </w:pPr>
    </w:p>
    <w:p w14:paraId="10A686E8" w14:textId="1853CE47" w:rsidR="00630852" w:rsidRPr="004F0830" w:rsidRDefault="00630852" w:rsidP="00BB5D7F">
      <w:pPr>
        <w:spacing w:after="0" w:line="480" w:lineRule="auto"/>
        <w:jc w:val="both"/>
        <w:rPr>
          <w:rFonts w:ascii="Calibri" w:hAnsi="Calibri" w:cs="Calibri"/>
          <w:b/>
          <w:bCs/>
          <w:lang w:val="en-US"/>
        </w:rPr>
      </w:pPr>
      <w:r>
        <w:rPr>
          <w:rFonts w:ascii="Calibri" w:hAnsi="Calibri" w:cs="Calibri"/>
          <w:b/>
          <w:bCs/>
          <w:lang w:val="en-US"/>
        </w:rPr>
        <w:lastRenderedPageBreak/>
        <w:t>IMPORTANCE</w:t>
      </w:r>
    </w:p>
    <w:p w14:paraId="4342252F" w14:textId="7BA6752A" w:rsidR="00F905E0" w:rsidRDefault="00630852" w:rsidP="00BB5D7F">
      <w:pPr>
        <w:spacing w:after="0" w:line="480" w:lineRule="auto"/>
        <w:jc w:val="both"/>
        <w:rPr>
          <w:rFonts w:ascii="Calibri" w:hAnsi="Calibri" w:cs="Calibri"/>
          <w:lang w:val="en-US"/>
        </w:rPr>
      </w:pPr>
      <w:r>
        <w:rPr>
          <w:rFonts w:ascii="Calibri" w:hAnsi="Calibri" w:cs="Calibri"/>
          <w:lang w:val="en-US"/>
        </w:rPr>
        <w:t>Dengue, chikungunya, and Zika remain among the most important public health threats in Brazil, and their geographic distribution is shifting as temperatures rise and cities expand. This study is one of the few nationwide comparisons of the three arboviruses that uses a single analytical framework across all 27 federative units. It covers a decade that includes the 2016 Zika epidemic, the COVID-19 pandemic, and the record 2024 dengue epidemic. The three viruses follow distinct spatial, temporal, and climatic patterns despite sharing the same vector, which argues against uniform national control strategies. The study identifies expanding transmission in southern and central-western states, shows that the states with the most cases are not those with the highest incidence per capita, and finds a lagged association between temperature and incidence. Together, these findings can guide regional prioritization, support stronger laboratory surveillance, and inform climate-based early warning systems in Brazil.</w:t>
      </w:r>
    </w:p>
    <w:p w14:paraId="6156CBF3" w14:textId="77777777" w:rsidR="00630852" w:rsidRPr="009C0853" w:rsidRDefault="00630852" w:rsidP="00BB5D7F">
      <w:pPr>
        <w:spacing w:after="0" w:line="480" w:lineRule="auto"/>
        <w:jc w:val="both"/>
        <w:rPr>
          <w:rFonts w:ascii="Calibri" w:hAnsi="Calibri" w:cs="Calibri"/>
          <w:lang w:val="en-US"/>
        </w:rPr>
      </w:pPr>
    </w:p>
    <w:p w14:paraId="12C4C380" w14:textId="54B7FED7" w:rsidR="00630852" w:rsidRPr="009C0853" w:rsidRDefault="00F905E0" w:rsidP="00BB5D7F">
      <w:pPr>
        <w:spacing w:after="0" w:line="480" w:lineRule="auto"/>
        <w:jc w:val="both"/>
        <w:rPr>
          <w:rFonts w:ascii="Calibri" w:hAnsi="Calibri" w:cs="Calibri"/>
          <w:lang w:val="en-US"/>
        </w:rPr>
      </w:pPr>
      <w:r>
        <w:rPr>
          <w:rFonts w:ascii="Calibri" w:hAnsi="Calibri" w:cs="Calibri"/>
          <w:b/>
          <w:bCs/>
          <w:lang w:val="en-US"/>
        </w:rPr>
        <w:t>Keywords:</w:t>
      </w:r>
      <w:r>
        <w:rPr>
          <w:rFonts w:ascii="Calibri" w:hAnsi="Calibri" w:cs="Calibri"/>
          <w:lang w:val="en-US"/>
        </w:rPr>
        <w:t xml:space="preserve"> dengue; chikungunya; Zika virus; arboviruses; climate; spatial analysis; time series; ecological study.</w:t>
      </w:r>
    </w:p>
    <w:p w14:paraId="3E8162D4" w14:textId="77777777" w:rsidR="00A30FAF" w:rsidRDefault="00A30FAF" w:rsidP="00BB5D7F">
      <w:pPr>
        <w:spacing w:after="0" w:line="480" w:lineRule="auto"/>
        <w:ind w:firstLine="708"/>
        <w:jc w:val="both"/>
        <w:rPr>
          <w:rFonts w:ascii="Calibri" w:hAnsi="Calibri" w:cs="Calibri"/>
          <w:lang w:val="en-US"/>
        </w:rPr>
      </w:pPr>
    </w:p>
    <w:p w14:paraId="2425DAA0" w14:textId="77777777" w:rsidR="00A30FAF" w:rsidRDefault="00A30FAF" w:rsidP="00BB5D7F">
      <w:pPr>
        <w:spacing w:after="0" w:line="480" w:lineRule="auto"/>
        <w:ind w:firstLine="708"/>
        <w:jc w:val="both"/>
        <w:rPr>
          <w:rFonts w:ascii="Calibri" w:hAnsi="Calibri" w:cs="Calibri"/>
          <w:lang w:val="en-US"/>
        </w:rPr>
      </w:pPr>
    </w:p>
    <w:p w14:paraId="1B334B74" w14:textId="77777777" w:rsidR="00A30FAF" w:rsidRDefault="00A30FAF" w:rsidP="00BB5D7F">
      <w:pPr>
        <w:spacing w:after="0" w:line="480" w:lineRule="auto"/>
        <w:ind w:firstLine="708"/>
        <w:jc w:val="both"/>
        <w:rPr>
          <w:rFonts w:ascii="Calibri" w:hAnsi="Calibri" w:cs="Calibri"/>
          <w:lang w:val="en-US"/>
        </w:rPr>
      </w:pPr>
    </w:p>
    <w:p w14:paraId="49E10585" w14:textId="77777777" w:rsidR="00A30FAF" w:rsidRDefault="00A30FAF" w:rsidP="00BB5D7F">
      <w:pPr>
        <w:spacing w:after="0" w:line="480" w:lineRule="auto"/>
        <w:ind w:firstLine="708"/>
        <w:jc w:val="both"/>
        <w:rPr>
          <w:rFonts w:ascii="Calibri" w:hAnsi="Calibri" w:cs="Calibri"/>
          <w:lang w:val="en-US"/>
        </w:rPr>
      </w:pPr>
    </w:p>
    <w:p w14:paraId="07D56B89" w14:textId="77777777" w:rsidR="00A30FAF" w:rsidRDefault="00A30FAF" w:rsidP="00BB5D7F">
      <w:pPr>
        <w:spacing w:after="0" w:line="480" w:lineRule="auto"/>
        <w:ind w:firstLine="708"/>
        <w:jc w:val="both"/>
        <w:rPr>
          <w:rFonts w:ascii="Calibri" w:hAnsi="Calibri" w:cs="Calibri"/>
          <w:lang w:val="en-US"/>
        </w:rPr>
      </w:pPr>
    </w:p>
    <w:p w14:paraId="55447900" w14:textId="77777777" w:rsidR="00A30FAF" w:rsidRDefault="00A30FAF" w:rsidP="00BB5D7F">
      <w:pPr>
        <w:spacing w:after="0" w:line="480" w:lineRule="auto"/>
        <w:ind w:firstLine="708"/>
        <w:jc w:val="both"/>
        <w:rPr>
          <w:rFonts w:ascii="Calibri" w:hAnsi="Calibri" w:cs="Calibri"/>
          <w:lang w:val="en-US"/>
        </w:rPr>
      </w:pPr>
    </w:p>
    <w:p w14:paraId="6CFEB729" w14:textId="4733E883" w:rsidR="00F905E0" w:rsidRPr="009C0853" w:rsidRDefault="00F905E0" w:rsidP="00BB5D7F">
      <w:pPr>
        <w:spacing w:after="0" w:line="480" w:lineRule="auto"/>
        <w:ind w:firstLine="708"/>
        <w:jc w:val="both"/>
        <w:rPr>
          <w:rFonts w:ascii="Calibri" w:hAnsi="Calibri" w:cs="Calibri"/>
          <w:lang w:val="en-US"/>
        </w:rPr>
      </w:pPr>
      <w:r>
        <w:rPr>
          <w:rFonts w:ascii="Calibri" w:hAnsi="Calibri" w:cs="Calibri"/>
          <w:lang w:val="en-US"/>
        </w:rPr>
        <w:lastRenderedPageBreak/>
        <w:t xml:space="preserve">Dengue, chikungunya, and Zika are concerning arboviral diseases transmitted in urban settings by </w:t>
      </w:r>
      <w:r>
        <w:rPr>
          <w:rFonts w:ascii="Calibri" w:hAnsi="Calibri" w:cs="Calibri"/>
          <w:i/>
          <w:iCs/>
          <w:lang w:val="en-US"/>
        </w:rPr>
        <w:t>Aedes aegypti</w:t>
      </w:r>
      <w:r>
        <w:rPr>
          <w:rFonts w:ascii="Calibri" w:hAnsi="Calibri" w:cs="Calibri"/>
          <w:lang w:val="en-US"/>
        </w:rPr>
        <w:t xml:space="preserve">, with </w:t>
      </w:r>
      <w:r>
        <w:rPr>
          <w:rFonts w:ascii="Calibri" w:hAnsi="Calibri" w:cs="Calibri"/>
          <w:i/>
          <w:iCs/>
          <w:lang w:val="en-US"/>
        </w:rPr>
        <w:t>Aedes albopictus</w:t>
      </w:r>
      <w:r>
        <w:rPr>
          <w:rFonts w:ascii="Calibri" w:hAnsi="Calibri" w:cs="Calibri"/>
          <w:lang w:val="en-US"/>
        </w:rPr>
        <w:t xml:space="preserve"> acting as a secondary vector [1,2]. Unlike arboviruses maintained in zoonotic enzootic cycles, these three viruses are sustained in cities by a human–mosquito–human transmission cycle [1]. Although most infections are asymptomatic or cause a self-limiting febrile illness, these diseases impose a substantial burden on health systems through hospitalizations, deaths from severe dengue hemorrhagic fever, chronic arthralgia after chikungunya, and congenital Zika syndrome [3–5].</w:t>
      </w:r>
    </w:p>
    <w:p w14:paraId="2547A333" w14:textId="19AFC7C5" w:rsidR="00F905E0" w:rsidRPr="009C0853" w:rsidRDefault="00F905E0" w:rsidP="00BB5D7F">
      <w:pPr>
        <w:spacing w:after="0" w:line="480" w:lineRule="auto"/>
        <w:ind w:firstLine="708"/>
        <w:jc w:val="both"/>
        <w:rPr>
          <w:rFonts w:ascii="Calibri" w:hAnsi="Calibri" w:cs="Calibri"/>
          <w:lang w:val="en-US"/>
        </w:rPr>
      </w:pPr>
      <w:r>
        <w:rPr>
          <w:rFonts w:ascii="Calibri" w:hAnsi="Calibri" w:cs="Calibri"/>
          <w:lang w:val="en-US"/>
        </w:rPr>
        <w:t xml:space="preserve">Brazil is hyperendemic for dengue, with all four serotypes (DENV-1 to DENV-4) circulating for decades [6]. </w:t>
      </w:r>
      <w:r>
        <w:rPr>
          <w:rFonts w:ascii="Calibri" w:hAnsi="Calibri" w:cs="Calibri"/>
          <w:i/>
          <w:iCs/>
          <w:lang w:val="en-US"/>
        </w:rPr>
        <w:t>Chikungunya virus</w:t>
      </w:r>
      <w:r>
        <w:rPr>
          <w:rFonts w:ascii="Calibri" w:hAnsi="Calibri" w:cs="Calibri"/>
          <w:lang w:val="en-US"/>
        </w:rPr>
        <w:t xml:space="preserve"> (CHIKV), an alphavirus of the family </w:t>
      </w:r>
      <w:r>
        <w:rPr>
          <w:rFonts w:ascii="Calibri" w:hAnsi="Calibri" w:cs="Calibri"/>
          <w:i/>
          <w:iCs/>
          <w:lang w:val="en-US"/>
        </w:rPr>
        <w:t>Togaviridae</w:t>
      </w:r>
      <w:r>
        <w:rPr>
          <w:rFonts w:ascii="Calibri" w:hAnsi="Calibri" w:cs="Calibri"/>
          <w:lang w:val="en-US"/>
        </w:rPr>
        <w:t xml:space="preserve">, was introduced in 2014 through two independent events, 1) the Asian genotype in Oiapoque, Amapá State, and the East/Central/South African genotype in Feira de Santana, Bahia State [7]. </w:t>
      </w:r>
      <w:r>
        <w:rPr>
          <w:rFonts w:ascii="Calibri" w:hAnsi="Calibri" w:cs="Calibri"/>
          <w:i/>
          <w:iCs/>
          <w:lang w:val="en-US"/>
        </w:rPr>
        <w:t>Zika virus</w:t>
      </w:r>
      <w:r>
        <w:rPr>
          <w:rFonts w:ascii="Calibri" w:hAnsi="Calibri" w:cs="Calibri"/>
          <w:lang w:val="en-US"/>
        </w:rPr>
        <w:t xml:space="preserve"> (ZIKV), a flavivirus closely related to DENV, was detected in 2015 and caused an explosive epidemic during 2015–2016 that was followed by a marked increase in microcephaly and other congenital anomalies [8,9]. Between 2014 and 2019, the Brazilian Notifiable Diseases Information System (SINAN) registered more than 8 million cases of these three diseases [3], and in municipalities such as Feira de Santana they produced successive or overlapping epidemics [10]. In 2024, Brazil experienced the largest dengue epidemic in its history, with more than 6.5 million probable cases [11].</w:t>
      </w:r>
    </w:p>
    <w:p w14:paraId="7CE8F478" w14:textId="0BB63114" w:rsidR="00F905E0" w:rsidRPr="009C0853" w:rsidRDefault="00F905E0" w:rsidP="00BB5D7F">
      <w:pPr>
        <w:spacing w:after="0" w:line="480" w:lineRule="auto"/>
        <w:ind w:firstLine="708"/>
        <w:jc w:val="both"/>
        <w:rPr>
          <w:rFonts w:ascii="Calibri" w:hAnsi="Calibri" w:cs="Calibri"/>
          <w:lang w:val="en-US"/>
        </w:rPr>
      </w:pPr>
      <w:r>
        <w:rPr>
          <w:rFonts w:ascii="Calibri" w:hAnsi="Calibri" w:cs="Calibri"/>
          <w:lang w:val="en-US"/>
        </w:rPr>
        <w:t xml:space="preserve">Climate is a major driver of Aedes-borne transmission. Temperature affects almost every component of the transmission cycle, including larval development, adult survival, biting rate, vector competence, and the extrinsic incubation period of the virus [12,13]. These relationships are non-linear, and mechanistic models estimate that transmission of all three viruses peaks at </w:t>
      </w:r>
      <w:r>
        <w:rPr>
          <w:rFonts w:ascii="Calibri" w:hAnsi="Calibri" w:cs="Calibri"/>
          <w:lang w:val="en-US"/>
        </w:rPr>
        <w:lastRenderedPageBreak/>
        <w:t>intermediate temperatures of approximately 26–29 °C and declines at both extremes [14]. The effect of rainfall is less straightforward, as it creates breeding sites, but drought can also increase transmission when households store water in containers [15]. Because vector population growth and viral incubation take time, climatic effects on reported incidence typically emerge with lags of weeks to a few months [16–18]. Urbanization, human mobility, connectivity between cities, and sanitation further modulate local suitability for transmission [19–21].</w:t>
      </w:r>
    </w:p>
    <w:p w14:paraId="66555850" w14:textId="4D7AC932" w:rsidR="00F905E0" w:rsidRPr="009C0853" w:rsidRDefault="00F905E0" w:rsidP="00BB5D7F">
      <w:pPr>
        <w:spacing w:after="0" w:line="480" w:lineRule="auto"/>
        <w:ind w:firstLine="708"/>
        <w:jc w:val="both"/>
        <w:rPr>
          <w:rFonts w:ascii="Calibri" w:hAnsi="Calibri" w:cs="Calibri"/>
          <w:lang w:val="en-US"/>
        </w:rPr>
      </w:pPr>
      <w:r>
        <w:rPr>
          <w:rFonts w:ascii="Calibri" w:hAnsi="Calibri" w:cs="Calibri"/>
          <w:lang w:val="en-US"/>
        </w:rPr>
        <w:t>The geography of these diseases in Brazil is changing. Dengue has expanded into southern states and high-altitude areas that were historically protected by cooler temperatures, a process associated with prolonged temperature anomalies, urbanization, and connectivity [20–22]. Recent attribution analyses suggest that the temperature anomalies of the 2023/24 season amplified dengue transmission in the South and Southeast [23]. Chikungunya has also shown recurrent epidemic waves and spread beyond its initial foci in the Northeast [24], and climate projections indicate further redistribution of Aedes-borne transmission risk [25,26].</w:t>
      </w:r>
    </w:p>
    <w:p w14:paraId="46AEFAFA" w14:textId="1E06F621" w:rsidR="00F905E0" w:rsidRPr="009C0853" w:rsidRDefault="00F905E0" w:rsidP="00BB5D7F">
      <w:pPr>
        <w:spacing w:after="0" w:line="480" w:lineRule="auto"/>
        <w:ind w:firstLine="708"/>
        <w:jc w:val="both"/>
        <w:rPr>
          <w:rFonts w:ascii="Calibri" w:hAnsi="Calibri" w:cs="Calibri"/>
          <w:lang w:val="en-US"/>
        </w:rPr>
      </w:pPr>
      <w:r>
        <w:rPr>
          <w:rFonts w:ascii="Calibri" w:hAnsi="Calibri" w:cs="Calibri"/>
          <w:lang w:val="en-US"/>
        </w:rPr>
        <w:t>Despite sharing a vector, the three viruses follow distinct epidemiological trajectories. Population immunity accumulates rapidly after large epidemics, as shown by the high ZIKV seroprevalence observed after the 2015–2016 epidemic, which limits the potential for further outbreaks [27,28]. Pre-existing flavivirus immunity can also modulate the dynamics of DENV and ZIKV [29,30]. In addition, overlapping clinical presentation, limited laboratory confirmation, and serological cross-reactivity between DENV and ZIKV lead to misclassification among the three diseases in routine surveillance [31,32].</w:t>
      </w:r>
    </w:p>
    <w:p w14:paraId="6BBBA0FD" w14:textId="7F873440" w:rsidR="00F905E0" w:rsidRPr="009C0853" w:rsidRDefault="00F905E0" w:rsidP="00BB5D7F">
      <w:pPr>
        <w:spacing w:after="0" w:line="480" w:lineRule="auto"/>
        <w:ind w:firstLine="708"/>
        <w:jc w:val="both"/>
        <w:rPr>
          <w:rFonts w:ascii="Calibri" w:hAnsi="Calibri" w:cs="Calibri"/>
          <w:lang w:val="en-US"/>
        </w:rPr>
      </w:pPr>
      <w:r>
        <w:rPr>
          <w:rFonts w:ascii="Calibri" w:hAnsi="Calibri" w:cs="Calibri"/>
          <w:lang w:val="en-US"/>
        </w:rPr>
        <w:t xml:space="preserve">Most previous Brazilian studies have focused on a single virus, a single municipality or region, or periods that end before the COVID-19 pandemic and the 2024 dengue epidemic </w:t>
      </w:r>
      <w:r>
        <w:rPr>
          <w:rFonts w:ascii="Calibri" w:hAnsi="Calibri" w:cs="Calibri"/>
          <w:lang w:val="en-US"/>
        </w:rPr>
        <w:lastRenderedPageBreak/>
        <w:t>[3,17,33–35]. Few studies have compared the three arboviruses nationwide using a single analytical framework that integrates spatial, temporal, and lagged climatic analyses. Such a comparison can identify which climate relationships are shared and which are virus-specific, which is directly relevant to the design of climate-informed early warning systems and regional surveillance priorities.</w:t>
      </w:r>
    </w:p>
    <w:p w14:paraId="1FD8502E" w14:textId="54569EC7" w:rsidR="00F905E0" w:rsidRPr="009C0853" w:rsidRDefault="00F905E0" w:rsidP="00BB5D7F">
      <w:pPr>
        <w:spacing w:after="0" w:line="480" w:lineRule="auto"/>
        <w:ind w:firstLine="708"/>
        <w:jc w:val="both"/>
        <w:rPr>
          <w:rFonts w:ascii="Calibri" w:hAnsi="Calibri" w:cs="Calibri"/>
          <w:lang w:val="en-US"/>
        </w:rPr>
      </w:pPr>
      <w:r>
        <w:rPr>
          <w:rFonts w:ascii="Calibri" w:hAnsi="Calibri" w:cs="Calibri"/>
          <w:lang w:val="en-US"/>
        </w:rPr>
        <w:t>This study therefore aimed to retrospectively characterize and compare the epidemiological, spatiotemporal, and climatic profiles of DENV, CHIKV, and ZIKV in Brazil during 2016–2025, combined with meteorological and geographical data. By applying the same analytical pipeline to the three arboviruses in parallel, we also aimed to provide directly comparable descriptions of their dynamics to inform regionalized and climate-sensitive surveillance in Brazil.</w:t>
      </w:r>
    </w:p>
    <w:p w14:paraId="4888C2DC" w14:textId="77777777" w:rsidR="00F905E0" w:rsidRPr="009C0853" w:rsidRDefault="00F905E0" w:rsidP="00BB5D7F">
      <w:pPr>
        <w:spacing w:after="0" w:line="480" w:lineRule="auto"/>
        <w:jc w:val="both"/>
        <w:rPr>
          <w:rFonts w:ascii="Calibri" w:hAnsi="Calibri" w:cs="Calibri"/>
          <w:lang w:val="en-US"/>
        </w:rPr>
      </w:pPr>
    </w:p>
    <w:p w14:paraId="44DB46A8" w14:textId="2227CEA5" w:rsidR="00F905E0" w:rsidRPr="009C0853" w:rsidRDefault="00C92E5D" w:rsidP="00BB5D7F">
      <w:pPr>
        <w:spacing w:after="0" w:line="480" w:lineRule="auto"/>
        <w:jc w:val="both"/>
        <w:rPr>
          <w:rFonts w:ascii="Calibri" w:hAnsi="Calibri" w:cs="Calibri"/>
          <w:b/>
          <w:bCs/>
          <w:lang w:val="en-US"/>
        </w:rPr>
      </w:pPr>
      <w:commentRangeStart w:id="3"/>
      <w:r>
        <w:rPr>
          <w:rFonts w:ascii="Calibri" w:hAnsi="Calibri" w:cs="Calibri"/>
          <w:b/>
          <w:bCs/>
          <w:lang w:val="en-US"/>
        </w:rPr>
        <w:t>RESULTS</w:t>
      </w:r>
      <w:commentRangeEnd w:id="3"/>
      <w:r w:rsidR="00BF1BF0" w:rsidRPr="009C0853">
        <w:rPr>
          <w:rStyle w:val="Refdecomentrio"/>
          <w:rFonts w:ascii="Calibri" w:hAnsi="Calibri" w:cs="Calibri"/>
          <w:b/>
          <w:bCs/>
          <w:sz w:val="24"/>
          <w:szCs w:val="24"/>
          <w:lang w:val="en-US"/>
        </w:rPr>
        <w:commentReference w:id="3"/>
      </w:r>
    </w:p>
    <w:p w14:paraId="7B9DA89D" w14:textId="4500ADE5" w:rsidR="00AB3BCF" w:rsidRDefault="00F905E0" w:rsidP="00F836C6">
      <w:pPr>
        <w:spacing w:after="0" w:line="480" w:lineRule="auto"/>
        <w:jc w:val="both"/>
        <w:rPr>
          <w:rFonts w:ascii="Calibri" w:hAnsi="Calibri" w:cs="Calibri"/>
          <w:lang w:val="en-US"/>
        </w:rPr>
      </w:pPr>
      <w:r>
        <w:rPr>
          <w:rFonts w:ascii="Calibri" w:hAnsi="Calibri" w:cs="Calibri"/>
          <w:b/>
          <w:bCs/>
          <w:lang w:val="en-US"/>
        </w:rPr>
        <w:t xml:space="preserve">Spatiotemporal distribution </w:t>
      </w:r>
      <w:r>
        <w:rPr>
          <w:rFonts w:ascii="Calibri" w:hAnsi="Calibri" w:cs="Calibri"/>
          <w:lang w:val="en-US"/>
        </w:rPr>
        <w:t xml:space="preserve">The absolute burden of dengue was concentrated in the Southeast (Fig. S1A), where São Paulo recorded the largest number of cases (4,807,141), followed by Minas Gerais with 3,484,432 cases. In contrast, the Northern states reported substantially lower figures, ranging from 4,163 to 70,016 cases, and the Northeast showed marked internal variation, from approximately 244,000 cases each in Ceará and Pernambuco to 24,184 in Sergipe. Taken together, this spatial gradient mirrors the country's demographic and urban hierarchy, reinforcing the role of dense, highly connected metropolitan corridors as the principal drivers of dengue burden in Brazil. It’s interesting to note that the ranking changed substantially when the population size was considered (Fig. 1A and B). The highest mean annual incidence was observed in the Federal </w:t>
      </w:r>
      <w:r>
        <w:rPr>
          <w:rFonts w:ascii="Calibri" w:hAnsi="Calibri" w:cs="Calibri"/>
          <w:lang w:val="en-US"/>
        </w:rPr>
        <w:lastRenderedPageBreak/>
        <w:t xml:space="preserve">District (1,825.6), followed by Goiás (1,742.7) and Minas Gerais (1,647.7). The absolute burden of Chikungunya was concentrated in a few states of the Southeast and Northeast regions (Fig. S1B) where Minas Gerais recorded the largest number of cases (423,965), followed by Ceará (266,365), Bahia (175,378), and Rio de Janeiro (174,266). On a per-capita basis, the highest mean annual incidence was observed in Mato Grosso do Sul (421.8), Central-West region, while Minas Gerais (which had the largest absolute number of cases) did not rank among the top five (Fig. 1A and B). The absolute burden of Zika was highest in Rio de Janeiro (95,892 cases) and Bahia (86,727) (Figure S1C), with low counts in the states from North and South regions (from 9,730 to 2,309). On a per-capita basis, the highest mean annual incidence was observed in Tocantins (145.7) and Mato Grosso (106.7), whereas Rio de Janeiro and Bahia did not rank among the top five (Fig 1A). Spatial autocorrelation analysis identified dengue as the only arbovirus exhibiting significant global structure </w:t>
      </w:r>
      <w:commentRangeStart w:id="4"/>
      <w:r>
        <w:rPr>
          <w:rFonts w:ascii="Calibri" w:hAnsi="Calibri" w:cs="Calibri"/>
          <w:lang w:val="en-US"/>
        </w:rPr>
        <w:t>(I = 0.518–0.562,</w:t>
      </w:r>
      <w:commentRangeEnd w:id="4"/>
      <w:r w:rsidR="00AF7E1A">
        <w:rPr>
          <w:rStyle w:val="Refdecomentrio"/>
          <w:rFonts w:ascii="Calibri" w:hAnsi="Calibri" w:cs="Calibri"/>
          <w:sz w:val="24"/>
          <w:szCs w:val="24"/>
          <w:lang w:val="en-US"/>
        </w:rPr>
        <w:commentReference w:id="4"/>
      </w:r>
      <w:r>
        <w:rPr>
          <w:rFonts w:ascii="Calibri" w:hAnsi="Calibri" w:cs="Calibri"/>
          <w:lang w:val="en-US"/>
        </w:rPr>
        <w:t xml:space="preserve"> p = 0.001; Fig. 1A and </w:t>
      </w:r>
      <w:commentRangeStart w:id="5"/>
      <w:r>
        <w:rPr>
          <w:rFonts w:ascii="Calibri" w:hAnsi="Calibri" w:cs="Calibri"/>
          <w:lang w:val="en-US"/>
        </w:rPr>
        <w:t>Fig. 3)</w:t>
      </w:r>
      <w:commentRangeEnd w:id="5"/>
      <w:r w:rsidR="009E1D5D">
        <w:rPr>
          <w:rStyle w:val="Refdecomentrio"/>
          <w:rFonts w:ascii="Calibri" w:hAnsi="Calibri" w:cs="Calibri"/>
          <w:sz w:val="24"/>
          <w:szCs w:val="24"/>
          <w:lang w:val="en-US"/>
        </w:rPr>
        <w:commentReference w:id="5"/>
      </w:r>
      <w:r>
        <w:rPr>
          <w:rFonts w:ascii="Calibri" w:hAnsi="Calibri" w:cs="Calibri"/>
          <w:lang w:val="en-US"/>
        </w:rPr>
        <w:t xml:space="preserve">. A clear High-High cluster was observed across the Central-West and Southeast regions, while a Low-Low cluster was observed across the North and Northeast regions. Acre State appeared as a High-Low outlier and Rio de Janeiro as a Low-High outlier </w:t>
      </w:r>
      <w:commentRangeStart w:id="6"/>
      <w:r>
        <w:rPr>
          <w:rFonts w:ascii="Calibri" w:hAnsi="Calibri" w:cs="Calibri"/>
          <w:lang w:val="en-US"/>
        </w:rPr>
        <w:t>(Figure 1D)</w:t>
      </w:r>
      <w:commentRangeEnd w:id="6"/>
      <w:r w:rsidR="00AE3191">
        <w:rPr>
          <w:rStyle w:val="Refdecomentrio"/>
          <w:rFonts w:ascii="Calibri" w:hAnsi="Calibri" w:cs="Calibri"/>
          <w:sz w:val="24"/>
          <w:szCs w:val="24"/>
          <w:lang w:val="en-US"/>
        </w:rPr>
        <w:commentReference w:id="6"/>
      </w:r>
      <w:r>
        <w:rPr>
          <w:rFonts w:ascii="Calibri" w:hAnsi="Calibri" w:cs="Calibri"/>
          <w:lang w:val="en-US"/>
        </w:rPr>
        <w:t>. Taken together with the climate associations reported above, these results indicate that dengue in Brazil follows a spatially structured, climate-sensitive transmission pattern, with the Central-West and Southeast emerging as the most heavily burdened regions once population size is considered.</w:t>
      </w:r>
    </w:p>
    <w:p w14:paraId="239361E0" w14:textId="77777777" w:rsidR="0083384B" w:rsidRDefault="0083384B" w:rsidP="00F836C6">
      <w:pPr>
        <w:spacing w:after="0" w:line="480" w:lineRule="auto"/>
        <w:jc w:val="both"/>
        <w:rPr>
          <w:rFonts w:ascii="Calibri" w:hAnsi="Calibri" w:cs="Calibri"/>
          <w:lang w:val="en-US"/>
        </w:rPr>
      </w:pPr>
    </w:p>
    <w:p w14:paraId="4D052B52" w14:textId="65FBD89D" w:rsidR="0083384B" w:rsidRDefault="0083384B" w:rsidP="00F836C6">
      <w:pPr>
        <w:spacing w:after="0" w:line="480" w:lineRule="auto"/>
        <w:jc w:val="both"/>
        <w:rPr>
          <w:rFonts w:ascii="Calibri" w:hAnsi="Calibri" w:cs="Calibri"/>
          <w:lang w:val="en-US"/>
        </w:rPr>
      </w:pPr>
      <w:r>
        <w:rPr>
          <w:rFonts w:ascii="Calibri" w:hAnsi="Calibri" w:cs="Calibri"/>
          <w:b/>
          <w:bCs/>
          <w:lang w:val="en-US"/>
        </w:rPr>
        <w:t xml:space="preserve">Temporal trends </w:t>
      </w:r>
      <w:r>
        <w:rPr>
          <w:rFonts w:ascii="Calibri" w:hAnsi="Calibri" w:cs="Calibri"/>
          <w:lang w:val="en-US"/>
        </w:rPr>
        <w:t xml:space="preserve">Statistically significant increasing trends in dengue incidence were observed in Rio Grande do Sul (τ = 0.733; Sen’s slope ≈ 83 cases per 100,000 per year), Santa Catarina (τ = 0.689; ≈109), and São Paulo (τ = 0.511; ≈161) </w:t>
      </w:r>
      <w:commentRangeStart w:id="7"/>
      <w:r w:rsidRPr="00AE3191">
        <w:rPr>
          <w:rFonts w:ascii="Calibri" w:hAnsi="Calibri" w:cs="Calibri"/>
          <w:lang w:val="en-US"/>
        </w:rPr>
        <w:t>(Figure 7)</w:t>
      </w:r>
      <w:commentRangeEnd w:id="7"/>
      <w:r w:rsidR="00AE3191">
        <w:rPr>
          <w:rStyle w:val="Refdecomentrio"/>
          <w:rFonts w:ascii="Calibri" w:hAnsi="Calibri" w:cs="Calibri"/>
          <w:sz w:val="24"/>
          <w:szCs w:val="24"/>
          <w:lang w:val="en-US"/>
        </w:rPr>
        <w:commentReference w:id="7"/>
      </w:r>
      <w:r>
        <w:rPr>
          <w:rFonts w:ascii="Calibri" w:hAnsi="Calibri" w:cs="Calibri"/>
          <w:lang w:val="en-US"/>
        </w:rPr>
        <w:t xml:space="preserve">. Three states displayed statistically </w:t>
      </w:r>
      <w:r>
        <w:rPr>
          <w:rFonts w:ascii="Calibri" w:hAnsi="Calibri" w:cs="Calibri"/>
          <w:lang w:val="en-US"/>
        </w:rPr>
        <w:lastRenderedPageBreak/>
        <w:t xml:space="preserve">significant increasing trends for Chikungunya, which were Santa Catarina (τ = 0.778), Rio Grande do Sul (τ = 0.611), and Mato Grosso do Sul (τ = 0.611), with this last one showing the largest Sen's slope (≈148 cases per 100,000 per year). Zika was the only arbovirus with significant decreasing trends, observed in Alagoas, Piauí, and in the Federal District (τ = −0.556 each) </w:t>
      </w:r>
      <w:commentRangeStart w:id="8"/>
      <w:r w:rsidRPr="00883F69">
        <w:rPr>
          <w:rFonts w:ascii="Calibri" w:hAnsi="Calibri" w:cs="Calibri"/>
          <w:lang w:val="en-US"/>
        </w:rPr>
        <w:t>(Figures 1D and 7)</w:t>
      </w:r>
      <w:commentRangeEnd w:id="8"/>
      <w:r w:rsidR="00883F69">
        <w:rPr>
          <w:rStyle w:val="Refdecomentrio"/>
          <w:rFonts w:ascii="Calibri" w:hAnsi="Calibri" w:cs="Calibri"/>
          <w:sz w:val="24"/>
          <w:szCs w:val="24"/>
          <w:lang w:val="en-US"/>
        </w:rPr>
        <w:commentReference w:id="8"/>
      </w:r>
      <w:r>
        <w:rPr>
          <w:rFonts w:ascii="Calibri" w:hAnsi="Calibri" w:cs="Calibri"/>
          <w:lang w:val="en-US"/>
        </w:rPr>
        <w:t>.</w:t>
      </w:r>
    </w:p>
    <w:p w14:paraId="2A33D916" w14:textId="77777777" w:rsidR="00432EFD" w:rsidRDefault="00432EFD" w:rsidP="00F836C6">
      <w:pPr>
        <w:spacing w:after="0" w:line="480" w:lineRule="auto"/>
        <w:jc w:val="both"/>
        <w:rPr>
          <w:rFonts w:ascii="Calibri" w:hAnsi="Calibri" w:cs="Calibri"/>
          <w:lang w:val="en-US"/>
        </w:rPr>
      </w:pPr>
    </w:p>
    <w:p w14:paraId="4FDBC586" w14:textId="7146DBA2" w:rsidR="00397F9E" w:rsidRDefault="00397F9E" w:rsidP="00623737">
      <w:pPr>
        <w:spacing w:after="0" w:line="480" w:lineRule="auto"/>
        <w:jc w:val="both"/>
        <w:rPr>
          <w:rFonts w:ascii="Calibri" w:hAnsi="Calibri" w:cs="Calibri"/>
          <w:lang w:val="en-US"/>
        </w:rPr>
      </w:pPr>
      <w:r>
        <w:rPr>
          <w:rFonts w:ascii="Calibri" w:hAnsi="Calibri" w:cs="Calibri"/>
          <w:b/>
          <w:bCs/>
          <w:lang w:val="en-US"/>
        </w:rPr>
        <w:t xml:space="preserve">Seasonal variation </w:t>
      </w:r>
      <w:r>
        <w:rPr>
          <w:rFonts w:ascii="Calibri" w:hAnsi="Calibri" w:cs="Calibri"/>
          <w:lang w:val="en-US"/>
        </w:rPr>
        <w:t xml:space="preserve">Summed across the ten study years, cases rose from 1,063,723 in January to 2,245,846 in February, peaking in March–April (mean of 3,677,371/month), and falling to 1,073,277 in June (Fig. S2A). In non-epidemic years, monthly counts in the second half of the year remained at a low baseline of approximately 20,000–40,000 cases per month, with a slight increase in December. This seasonal pattern was consistent throughout the years, although its amplitude varied considerably. Interannual variability was dominated by the 2024 epidemic, an extreme outlier in the series (Fig. 2A). </w:t>
      </w:r>
      <w:commentRangeStart w:id="9"/>
      <w:r>
        <w:rPr>
          <w:rFonts w:ascii="Calibri" w:hAnsi="Calibri" w:cs="Calibri"/>
          <w:lang w:val="en-US"/>
        </w:rPr>
        <w:t>Chikungunya also showed a seasonal pattern (Fig. S2B). During non-epidemic years, monthly counts rose from approximately 10,000 in January to 30,000–40,000 between March–May, declining from June onwards. The shape of the seasonal curve was consistent across years, but its amplitude varied considerably (Fig. 2A).</w:t>
      </w:r>
      <w:commentRangeEnd w:id="9"/>
      <w:del w:id="10" w:author="Barbosa Costa, Galileu" w:date="2026-10-06T14:21:00Z" w16du:dateUtc="2026-10-06T19:21:00Z">
        <w:r>
          <w:rPr>
            <w:rStyle w:val="Refdecomentrio"/>
            <w:rFonts w:ascii="Calibri" w:hAnsi="Calibri" w:cs="Calibri"/>
            <w:sz w:val="24"/>
            <w:szCs w:val="24"/>
            <w:lang w:val="en-US"/>
          </w:rPr>
          <w:commentReference w:id="9"/>
        </w:r>
      </w:del>
      <w:r>
        <w:rPr>
          <w:rFonts w:ascii="Calibri" w:hAnsi="Calibri" w:cs="Calibri"/>
          <w:lang w:val="en-US"/>
        </w:rPr>
        <w:t xml:space="preserve"> The seasonal profile of ZIKV was similar to those of dengue and chikungunya (Fig. S</w:t>
      </w:r>
      <w:r w:rsidR="004C58FE">
        <w:rPr>
          <w:rFonts w:ascii="Calibri" w:hAnsi="Calibri" w:cs="Calibri"/>
          <w:lang w:val="en-US"/>
        </w:rPr>
        <w:t>2</w:t>
      </w:r>
      <w:r>
        <w:rPr>
          <w:rFonts w:ascii="Calibri" w:hAnsi="Calibri" w:cs="Calibri"/>
          <w:lang w:val="en-US"/>
        </w:rPr>
        <w:t>C). Summed across the study period, monthly counts rose from approximately 56,000 in January to a peak of 116,000 in March, further declining to approximately 63,000 in May and 38,000 in June, and to 10,000–25,000 per month for the rest of the year. The annual series was dominated by the 2016 epidemic (Fig. 2A), with approximately 281,000 cases nationally (138 per 100,000), roughly 8–10 times the incidence of any subsequent year.</w:t>
      </w:r>
    </w:p>
    <w:p w14:paraId="06401EBA" w14:textId="77777777" w:rsidR="00AB0C24" w:rsidRDefault="00AB0C24" w:rsidP="00623737">
      <w:pPr>
        <w:spacing w:after="0" w:line="480" w:lineRule="auto"/>
        <w:jc w:val="both"/>
        <w:rPr>
          <w:rFonts w:ascii="Calibri" w:hAnsi="Calibri" w:cs="Calibri"/>
          <w:lang w:val="en-US"/>
        </w:rPr>
      </w:pPr>
    </w:p>
    <w:p w14:paraId="1892AA56" w14:textId="15721241" w:rsidR="00AB0C24" w:rsidRDefault="00AB0C24" w:rsidP="008E0AB4">
      <w:pPr>
        <w:spacing w:after="0" w:line="480" w:lineRule="auto"/>
        <w:jc w:val="both"/>
        <w:rPr>
          <w:rFonts w:ascii="Calibri" w:hAnsi="Calibri" w:cs="Calibri"/>
          <w:lang w:val="en-US"/>
        </w:rPr>
      </w:pPr>
      <w:r>
        <w:rPr>
          <w:rFonts w:ascii="Calibri" w:hAnsi="Calibri" w:cs="Calibri"/>
          <w:b/>
          <w:bCs/>
          <w:lang w:val="en-US"/>
        </w:rPr>
        <w:t>Climatic correlations</w:t>
      </w:r>
      <w:r>
        <w:rPr>
          <w:rFonts w:ascii="Calibri" w:hAnsi="Calibri" w:cs="Calibri"/>
          <w:lang w:val="en-US"/>
        </w:rPr>
        <w:t xml:space="preserve"> Monthly dengue incidence was positively correlated with temperature at all lags, with the national mean ρ increasing from 0.16 at lag 0 to 0.19 at lag 2. Furthermore, at least 50% of states reached statistical significance at lag 2 </w:t>
      </w:r>
      <w:commentRangeStart w:id="11"/>
      <w:r w:rsidRPr="009E1D5D">
        <w:rPr>
          <w:rFonts w:ascii="Calibri" w:hAnsi="Calibri" w:cs="Calibri"/>
          <w:lang w:val="en-US"/>
        </w:rPr>
        <w:t>(Fig. 8)</w:t>
      </w:r>
      <w:commentRangeEnd w:id="11"/>
      <w:r w:rsidR="009E1D5D">
        <w:rPr>
          <w:rStyle w:val="Refdecomentrio"/>
          <w:rFonts w:ascii="Calibri" w:hAnsi="Calibri" w:cs="Calibri"/>
          <w:sz w:val="24"/>
          <w:szCs w:val="24"/>
          <w:lang w:val="en-US"/>
        </w:rPr>
        <w:commentReference w:id="11"/>
      </w:r>
      <w:r>
        <w:rPr>
          <w:rFonts w:ascii="Calibri" w:hAnsi="Calibri" w:cs="Calibri"/>
          <w:lang w:val="en-US"/>
        </w:rPr>
        <w:t>. The strongest correlations at lag 2 were observed for Rio de Janeiro (ρ = 0.631; p &lt; 0.001), Amapá (ρ = 0.440), and Maranhão (ρ = 0.422). For chikungunya, the correlation with temperature strengthened with increasing lag, with at least 50% of states reaching significance at lag 1 (mean ρ = 0.15) and lag 2 (mean ρ = 0.20). The strongest correlations were observed for Maranhão (ρ = 0.537; lag 1), Espírito Santo (ρ = 0.535; lag 2), and São Paulo (ρ = 0.475; lag 1). Regarding Zika, the mean correlation with temperature was weak (mean ρ ≈ 0.04–0.09), but some states showed strong correlations, particularly Maranhão (ρ = 0.637, 0.633, and 0.630 at lags 0, 1, and 2, respectively), Ceará (ρ = 0.477), and Espírito Santo (ρ = 0.448). All three arboviruses presented correlations with rainfall close to zero.</w:t>
      </w:r>
    </w:p>
    <w:p w14:paraId="56B7E309" w14:textId="77777777" w:rsidR="00F905E0" w:rsidRPr="009C0853" w:rsidRDefault="00F905E0" w:rsidP="00BB5D7F">
      <w:pPr>
        <w:spacing w:after="0" w:line="480" w:lineRule="auto"/>
        <w:jc w:val="both"/>
        <w:rPr>
          <w:rFonts w:ascii="Calibri" w:hAnsi="Calibri" w:cs="Calibri"/>
          <w:lang w:val="en-US"/>
        </w:rPr>
      </w:pPr>
    </w:p>
    <w:p w14:paraId="0647C3FF" w14:textId="7AEE0433" w:rsidR="00F905E0" w:rsidRPr="00BC368B" w:rsidRDefault="00F905E0" w:rsidP="00BB5D7F">
      <w:pPr>
        <w:spacing w:after="0" w:line="480" w:lineRule="auto"/>
        <w:jc w:val="both"/>
        <w:rPr>
          <w:rFonts w:ascii="Calibri" w:hAnsi="Calibri" w:cs="Calibri"/>
          <w:b/>
          <w:bCs/>
          <w:lang w:val="en-US"/>
        </w:rPr>
      </w:pPr>
      <w:r>
        <w:rPr>
          <w:rFonts w:ascii="Calibri" w:hAnsi="Calibri" w:cs="Calibri"/>
          <w:b/>
          <w:bCs/>
          <w:lang w:val="en-US"/>
        </w:rPr>
        <w:t xml:space="preserve">Demographic, clinic, and laboratory profile </w:t>
      </w:r>
      <w:r>
        <w:rPr>
          <w:rFonts w:ascii="Calibri" w:hAnsi="Calibri" w:cs="Calibri"/>
          <w:lang w:val="en-US"/>
        </w:rPr>
        <w:t xml:space="preserve">DENV cases were concentrated among adults aged 20–59 years (10,190,286 cases), with lower frequencies among children and older adults (Fig. 4A). Most cases were recorded in women (8,930,141) when compared to men (7,366,070), corresponding to a female-to-male ratio of 1.21 (Fig. 4B). The most affected age groups by CHIKV were 20–39 years (690,798 cases) and 40–59 years (599,167 cases) (Fig. 4A). Women accounted for 1,191,567 cases, compared with </w:t>
      </w:r>
      <w:commentRangeStart w:id="12"/>
      <w:r w:rsidRPr="009E1D5D">
        <w:rPr>
          <w:rFonts w:ascii="Calibri" w:hAnsi="Calibri" w:cs="Calibri"/>
          <w:lang w:val="en-US"/>
        </w:rPr>
        <w:t>[X]</w:t>
      </w:r>
      <w:commentRangeEnd w:id="12"/>
      <w:r w:rsidR="009E1D5D">
        <w:rPr>
          <w:rStyle w:val="Refdecomentrio"/>
          <w:rFonts w:ascii="Calibri" w:hAnsi="Calibri" w:cs="Calibri"/>
          <w:sz w:val="24"/>
          <w:szCs w:val="24"/>
          <w:lang w:val="en-US"/>
        </w:rPr>
        <w:commentReference w:id="12"/>
      </w:r>
      <w:r>
        <w:rPr>
          <w:rFonts w:ascii="Calibri" w:hAnsi="Calibri" w:cs="Calibri"/>
          <w:lang w:val="en-US"/>
        </w:rPr>
        <w:t xml:space="preserve"> cases in men (Fig. 4B). For ZIKV, the most affected age groups were also 20–39 years (227,790 cases) and 40–59 years (125,131 cases), with progressively fewer cases among adolescents, children, and older adults (Figure 4A). Women accounted for 357,840 cases when compared to men (188,209), a ratio of 1.9:1. A total of 55,501 </w:t>
      </w:r>
      <w:r>
        <w:rPr>
          <w:rFonts w:ascii="Calibri" w:hAnsi="Calibri" w:cs="Calibri"/>
          <w:lang w:val="en-US"/>
        </w:rPr>
        <w:lastRenderedPageBreak/>
        <w:t>cases occurred in pregnant women, distributed across the first (14,583), second (20,976), and third (19,942) trimesters.</w:t>
      </w:r>
    </w:p>
    <w:p w14:paraId="12624CE5" w14:textId="1D2C6FDC" w:rsidR="00F905E0" w:rsidRPr="009C0853" w:rsidRDefault="00761411" w:rsidP="005672BE">
      <w:pPr>
        <w:spacing w:after="0" w:line="480" w:lineRule="auto"/>
        <w:jc w:val="both"/>
        <w:rPr>
          <w:rFonts w:ascii="Calibri" w:hAnsi="Calibri" w:cs="Calibri"/>
          <w:lang w:val="en-US"/>
        </w:rPr>
      </w:pPr>
      <w:commentRangeStart w:id="13"/>
      <w:r>
        <w:rPr>
          <w:rFonts w:ascii="Calibri" w:hAnsi="Calibri" w:cs="Calibri"/>
          <w:lang w:val="en-US"/>
        </w:rPr>
        <w:t>Among dengue cases, 15,788,792 did not require hospitalization, whereas only 529,203 were admitted for inpatient care (Fig. 5).</w:t>
      </w:r>
      <w:commentRangeEnd w:id="13"/>
      <w:r>
        <w:rPr>
          <w:rStyle w:val="Refdecomentrio"/>
          <w:rFonts w:ascii="Calibri" w:hAnsi="Calibri" w:cs="Calibri"/>
          <w:sz w:val="24"/>
          <w:szCs w:val="24"/>
          <w:lang w:val="en-US"/>
        </w:rPr>
        <w:commentReference w:id="13"/>
      </w:r>
      <w:r>
        <w:rPr>
          <w:rFonts w:ascii="Calibri" w:hAnsi="Calibri" w:cs="Calibri"/>
          <w:lang w:val="en-US"/>
        </w:rPr>
        <w:t xml:space="preserve"> DENV-1 was detected in 208,452 cases, followed by </w:t>
      </w:r>
      <w:commentRangeStart w:id="14"/>
      <w:r>
        <w:rPr>
          <w:rFonts w:ascii="Calibri" w:hAnsi="Calibri" w:cs="Calibri"/>
          <w:lang w:val="en-US"/>
        </w:rPr>
        <w:t>DENV-2 (xxxxx), DENV-3 (xxxxx), and DENV-4 (xxxxx).</w:t>
      </w:r>
      <w:commentRangeEnd w:id="14"/>
      <w:r>
        <w:rPr>
          <w:rStyle w:val="Refdecomentrio"/>
          <w:rFonts w:ascii="Calibri" w:hAnsi="Calibri" w:cs="Calibri"/>
          <w:b/>
          <w:bCs/>
          <w:sz w:val="24"/>
          <w:szCs w:val="24"/>
          <w:lang w:val="en-US"/>
        </w:rPr>
        <w:commentReference w:id="14"/>
      </w:r>
      <w:r>
        <w:rPr>
          <w:rFonts w:ascii="Calibri" w:hAnsi="Calibri" w:cs="Calibri"/>
          <w:b/>
          <w:bCs/>
          <w:lang w:val="en-US"/>
        </w:rPr>
        <w:t xml:space="preserve"> </w:t>
      </w:r>
      <w:r>
        <w:rPr>
          <w:rFonts w:ascii="Calibri" w:hAnsi="Calibri" w:cs="Calibri"/>
          <w:lang w:val="en-US"/>
        </w:rPr>
        <w:t>Temporal stratification of DENV diagnostic indicators provided additional nuance. The serotype panel (Figure 5D) revealed that &gt;97% of the records lacked serotype information. DENV-2 and DENV-3 began to reappear visibly in 2024–2025. A total of 1,078,333 notifications were confirmed for CHIKV (Fig. 6A), and cases under investigation remained rare. The outcome of CHIKV infections was overwhelmingly positive with approximately 1,553,880 convalescent patients. Fatal outcomes were 1,106 cases. Confirmed ZIKV notifications summed 178,938 cases, with 102,483 remaining inconclusive (Figure 6B).</w:t>
      </w:r>
    </w:p>
    <w:p w14:paraId="00E1EF6C" w14:textId="77777777" w:rsidR="002E5907" w:rsidRPr="009C0853" w:rsidRDefault="002E5907" w:rsidP="00BB5D7F">
      <w:pPr>
        <w:spacing w:after="0" w:line="480" w:lineRule="auto"/>
        <w:jc w:val="both"/>
        <w:rPr>
          <w:rFonts w:ascii="Calibri" w:hAnsi="Calibri" w:cs="Calibri"/>
          <w:lang w:val="en-US"/>
        </w:rPr>
      </w:pPr>
    </w:p>
    <w:p w14:paraId="083D9944" w14:textId="48064E22" w:rsidR="00F905E0" w:rsidRPr="00BC368B" w:rsidRDefault="00F905E0" w:rsidP="00BB5D7F">
      <w:pPr>
        <w:spacing w:after="0" w:line="480" w:lineRule="auto"/>
        <w:jc w:val="both"/>
        <w:rPr>
          <w:rFonts w:ascii="Calibri" w:hAnsi="Calibri" w:cs="Calibri"/>
          <w:b/>
          <w:bCs/>
          <w:lang w:val="en-US"/>
        </w:rPr>
      </w:pPr>
      <w:r>
        <w:rPr>
          <w:rFonts w:ascii="Calibri" w:hAnsi="Calibri" w:cs="Calibri"/>
          <w:b/>
          <w:bCs/>
          <w:lang w:val="en-US"/>
        </w:rPr>
        <w:t xml:space="preserve">Regression models </w:t>
      </w:r>
      <w:r>
        <w:rPr>
          <w:rFonts w:ascii="Calibri" w:hAnsi="Calibri" w:cs="Calibri"/>
          <w:lang w:val="en-US"/>
        </w:rPr>
        <w:t>All three series showed substantial overdispersion (NB dispersion parameter α ≈ 1.69 for dengue, 1.45 for chikungunya, and 1.55 for Zika), and the NB2 models had lower AIC values than the Poisson models (Fig. S5; Table S11).</w:t>
      </w:r>
      <w:r>
        <w:rPr>
          <w:rFonts w:ascii="Calibri" w:hAnsi="Calibri" w:cs="Calibri"/>
          <w:b/>
          <w:bCs/>
          <w:lang w:val="en-US"/>
        </w:rPr>
        <w:t xml:space="preserve"> </w:t>
      </w:r>
      <w:r>
        <w:rPr>
          <w:rFonts w:ascii="Calibri" w:hAnsi="Calibri" w:cs="Calibri"/>
          <w:lang w:val="en-US"/>
        </w:rPr>
        <w:t>In the pooled models (Fig. S6) each 1 °C increase in monthly mean temperature was associated with higher dengue incidence (IRR 2.10; 95% CI 1.96–2.26; p &lt; 0.001) and higher chikungunya incidence (IRR 1.32; 95% CI 1.24–1.41; p &lt; 0.001). Rainfall showed small positive associations with both dengue (IRR 1.007 per mm; 95% CI 1.005–1.010; p &lt; 0.001) and chikungunya (IRR 1.007 per mm; 95% CI 1.004–1.009; p &lt; 0.001). Interestingly, temperature was inversely associated with Zika incidence (IRR 0.90; 95% CI 0.84–0.97; p = 0.004), and rainfall was not significantly associated (IRR 1.002; p = 0.158).</w:t>
      </w:r>
    </w:p>
    <w:p w14:paraId="3E2D7B81" w14:textId="4591DC3E" w:rsidR="00F905E0" w:rsidRPr="009C0853" w:rsidRDefault="00E6241F" w:rsidP="00BB5D7F">
      <w:pPr>
        <w:spacing w:after="0" w:line="480" w:lineRule="auto"/>
        <w:jc w:val="both"/>
        <w:rPr>
          <w:rFonts w:ascii="Calibri" w:hAnsi="Calibri" w:cs="Calibri"/>
          <w:lang w:val="en-US"/>
        </w:rPr>
      </w:pPr>
      <w:r>
        <w:rPr>
          <w:rFonts w:ascii="Calibri" w:hAnsi="Calibri" w:cs="Calibri"/>
          <w:lang w:val="en-US"/>
        </w:rPr>
        <w:lastRenderedPageBreak/>
        <w:t xml:space="preserve">At the state level, the climatic signal varied considerably in both magnitude and direction across Brazil (Fig. S7 and S8). Temperature was significantly and positively associated with dengue incidence 16 States (IRR = 2.25), with chikungunya incidence in 12 States (IRR = 1.81), and Zika incidence in 10 States (IRR = 1.65). Significant positive temperature associations for dengue and chikungunya were concentrated in the South, Southeast, and Central-West, whereas for Zika were geographically dispersed. Rainfall was significantly associated with dengue incidence in 11 States, with chikungunya incidence in 6 States, and with Zika incidence in 10 </w:t>
      </w:r>
      <w:r w:rsidRPr="001F4CB8">
        <w:rPr>
          <w:rFonts w:ascii="Calibri" w:hAnsi="Calibri" w:cs="Calibri"/>
          <w:lang w:val="en-US"/>
        </w:rPr>
        <w:t xml:space="preserve">States </w:t>
      </w:r>
      <w:commentRangeStart w:id="15"/>
      <w:r w:rsidRPr="001F4CB8">
        <w:rPr>
          <w:rFonts w:ascii="Calibri" w:hAnsi="Calibri" w:cs="Calibri"/>
          <w:lang w:val="en-US"/>
        </w:rPr>
        <w:t>(Fig.).</w:t>
      </w:r>
      <w:commentRangeEnd w:id="15"/>
      <w:r w:rsidR="001F4CB8" w:rsidRPr="009C0853">
        <w:rPr>
          <w:rStyle w:val="Refdecomentrio"/>
          <w:rFonts w:ascii="Calibri" w:hAnsi="Calibri" w:cs="Calibri"/>
          <w:sz w:val="24"/>
          <w:szCs w:val="24"/>
          <w:lang w:val="en-US"/>
        </w:rPr>
        <w:commentReference w:id="15"/>
      </w:r>
    </w:p>
    <w:p w14:paraId="4B497DC6" w14:textId="512B6883" w:rsidR="00F905E0" w:rsidRPr="009C0853" w:rsidRDefault="003549DE" w:rsidP="00BB5D7F">
      <w:pPr>
        <w:spacing w:after="0" w:line="480" w:lineRule="auto"/>
        <w:jc w:val="both"/>
        <w:rPr>
          <w:rFonts w:ascii="Calibri" w:hAnsi="Calibri" w:cs="Calibri"/>
          <w:lang w:val="en-US"/>
        </w:rPr>
      </w:pPr>
      <w:commentRangeStart w:id="16"/>
      <w:r>
        <w:rPr>
          <w:rFonts w:ascii="Calibri" w:hAnsi="Calibri" w:cs="Calibri"/>
          <w:lang w:val="en-US"/>
        </w:rPr>
        <w:t xml:space="preserve">The distributed-lag specification (Fig. S9) </w:t>
      </w:r>
      <w:commentRangeEnd w:id="16"/>
      <w:r w:rsidR="003F555F">
        <w:rPr>
          <w:rStyle w:val="Refdecomentrio"/>
          <w:rFonts w:ascii="Calibri" w:hAnsi="Calibri" w:cs="Calibri"/>
          <w:sz w:val="24"/>
          <w:szCs w:val="24"/>
          <w:lang w:val="en-US"/>
        </w:rPr>
        <w:commentReference w:id="16"/>
      </w:r>
      <w:r>
        <w:rPr>
          <w:rFonts w:ascii="Calibri" w:hAnsi="Calibri" w:cs="Calibri"/>
          <w:lang w:val="en-US"/>
        </w:rPr>
        <w:t>consistently identified the two-month temperature lag (Temp_Lag2) as the dominant climatic signal across all three viruses. For dengue, 11 States showed a significant lag-2 temperature coefficient (10 of them positive; median IRR 2.21), compared with three at lag 0 and none at lag 1. Four states showed significant lag-2 coefficients for Chikungunya (all of them positive; median IRR 1.62), while seven States showed significant lag-2 coefficients for Zika (five of them positive; median IRR 3.09). Significant rainfall associations were distributed across all three lags for dengue and chikungunya but were concentrated at lag 0 for Zika.</w:t>
      </w:r>
    </w:p>
    <w:p w14:paraId="15F0047B" w14:textId="77777777" w:rsidR="00BB5D7F" w:rsidRPr="009C0853" w:rsidRDefault="00BB5D7F" w:rsidP="00BB5D7F">
      <w:pPr>
        <w:spacing w:after="0" w:line="480" w:lineRule="auto"/>
        <w:jc w:val="both"/>
        <w:rPr>
          <w:rFonts w:ascii="Calibri" w:hAnsi="Calibri" w:cs="Calibri"/>
          <w:lang w:val="en-US"/>
        </w:rPr>
      </w:pPr>
    </w:p>
    <w:p w14:paraId="01FA8A90" w14:textId="6B6A9617" w:rsidR="00BB5D7F" w:rsidRPr="009C0853" w:rsidRDefault="00BC368B" w:rsidP="00BB5D7F">
      <w:pPr>
        <w:spacing w:after="0" w:line="480" w:lineRule="auto"/>
        <w:jc w:val="both"/>
        <w:rPr>
          <w:rFonts w:ascii="Calibri" w:hAnsi="Calibri" w:cs="Calibri"/>
          <w:b/>
          <w:bCs/>
          <w:lang w:val="en-US"/>
        </w:rPr>
      </w:pPr>
      <w:r>
        <w:rPr>
          <w:rFonts w:ascii="Calibri" w:hAnsi="Calibri" w:cs="Calibri"/>
          <w:b/>
          <w:bCs/>
          <w:lang w:val="en-US"/>
        </w:rPr>
        <w:t>DISCUSSION</w:t>
      </w:r>
    </w:p>
    <w:p w14:paraId="592CA2BD" w14:textId="1E4103C4" w:rsidR="009968E3" w:rsidRDefault="00B734A6" w:rsidP="004B0F48">
      <w:pPr>
        <w:spacing w:after="0" w:line="480" w:lineRule="auto"/>
        <w:ind w:firstLine="708"/>
        <w:jc w:val="both"/>
        <w:rPr>
          <w:rFonts w:ascii="Calibri" w:hAnsi="Calibri" w:cs="Calibri"/>
          <w:lang w:val="en-US"/>
        </w:rPr>
      </w:pPr>
      <w:r>
        <w:rPr>
          <w:rFonts w:ascii="Calibri" w:hAnsi="Calibri" w:cs="Calibri"/>
          <w:lang w:val="en-US"/>
        </w:rPr>
        <w:t xml:space="preserve">In this nationwide ecological study, we observed that dengue had by far the highest burden and was the only arbovirus with significant spatial clustering, concentrated in a high-incidence corridor across the Central-West, Southeast, and South. The spatial clustering of dengue in the Central-West and Southeast is consistent with the climatic suitability, urbanization, and dense road and air connectivity of these regions, which previous studies have identified as </w:t>
      </w:r>
      <w:r>
        <w:rPr>
          <w:rFonts w:ascii="Calibri" w:hAnsi="Calibri" w:cs="Calibri"/>
          <w:lang w:val="en-US"/>
        </w:rPr>
        <w:lastRenderedPageBreak/>
        <w:t>major drivers of dengue expansion in Brazil [20,21]. The divergence between absolute and per-capita rankings, with São Paulo leading in absolute numbers but the Federal District and Goiás leading in incidence, has practical implications: allocating resources according to absolute counts alone would underweight smaller populations that experience the highest transmission intensity.</w:t>
      </w:r>
    </w:p>
    <w:p w14:paraId="6AECBAEE" w14:textId="5A440A72" w:rsidR="009968E3" w:rsidRDefault="00BB5D7F" w:rsidP="009968E3">
      <w:pPr>
        <w:spacing w:after="0" w:line="480" w:lineRule="auto"/>
        <w:ind w:firstLine="708"/>
        <w:jc w:val="both"/>
        <w:rPr>
          <w:rFonts w:ascii="Calibri" w:hAnsi="Calibri" w:cs="Calibri"/>
          <w:lang w:val="en-US"/>
        </w:rPr>
      </w:pPr>
      <w:r>
        <w:rPr>
          <w:rFonts w:ascii="Calibri" w:hAnsi="Calibri" w:cs="Calibri"/>
          <w:lang w:val="en-US"/>
        </w:rPr>
        <w:t xml:space="preserve">The 2023/24 season coincided with record temperatures during a strong El Niño event, and recent attribution analyses estimate that temperature anomalies in that season increased dengue incidence in Brazil, particularly in the South and Southeast, where temperatures moved closer to the thermal optimum for transmission [22,23]. Additionally, the re-emergence of DENV-3 after more than a decade of low circulation [36,37] likely encountered large cohorts without serotype-specific immunity. The significant increasing trends in Rio Grande do Sul, Santa Catarina, and São Paulo are consistent with the documented southward expansion of dengue and of </w:t>
      </w:r>
      <w:r>
        <w:rPr>
          <w:rFonts w:ascii="Calibri" w:hAnsi="Calibri" w:cs="Calibri"/>
          <w:i/>
          <w:iCs/>
          <w:lang w:val="en-US"/>
        </w:rPr>
        <w:t>Ae. aegypti</w:t>
      </w:r>
      <w:r>
        <w:rPr>
          <w:rFonts w:ascii="Calibri" w:hAnsi="Calibri" w:cs="Calibri"/>
          <w:lang w:val="en-US"/>
        </w:rPr>
        <w:t xml:space="preserve"> [22,38].</w:t>
      </w:r>
    </w:p>
    <w:p w14:paraId="48292F5D" w14:textId="01AF168E" w:rsidR="009968E3" w:rsidRDefault="00BB5D7F" w:rsidP="009968E3">
      <w:pPr>
        <w:spacing w:after="0" w:line="480" w:lineRule="auto"/>
        <w:ind w:firstLine="708"/>
        <w:jc w:val="both"/>
        <w:rPr>
          <w:rFonts w:ascii="Calibri" w:hAnsi="Calibri" w:cs="Calibri"/>
          <w:lang w:val="en-US"/>
        </w:rPr>
      </w:pPr>
      <w:r>
        <w:rPr>
          <w:rFonts w:ascii="Calibri" w:hAnsi="Calibri" w:cs="Calibri"/>
          <w:lang w:val="en-US"/>
        </w:rPr>
        <w:t xml:space="preserve">The concentration of dengue cases among adults aged 20–59 years and the moderate female predominance (ratio 1.21) are consistent with previous studies [6,39]. These patterns may reflect exposure during daily movement between home, work, and other urban environments [19], exposure in the domestic environment where </w:t>
      </w:r>
      <w:r>
        <w:rPr>
          <w:rFonts w:ascii="Calibri" w:hAnsi="Calibri" w:cs="Calibri"/>
          <w:i/>
          <w:iCs/>
          <w:lang w:val="en-US"/>
        </w:rPr>
        <w:t>Ae. aegypti</w:t>
      </w:r>
      <w:r>
        <w:rPr>
          <w:rFonts w:ascii="Calibri" w:hAnsi="Calibri" w:cs="Calibri"/>
          <w:lang w:val="en-US"/>
        </w:rPr>
        <w:t xml:space="preserve"> breeds, and a greater tendency among women to seek health care, which increases the probability of notification [40].</w:t>
      </w:r>
    </w:p>
    <w:p w14:paraId="0FAA7BAC" w14:textId="7EC1EA9E" w:rsidR="00BB5D7F" w:rsidRPr="009C0853" w:rsidRDefault="00BB5D7F" w:rsidP="009968E3">
      <w:pPr>
        <w:spacing w:after="0" w:line="480" w:lineRule="auto"/>
        <w:ind w:firstLine="708"/>
        <w:jc w:val="both"/>
        <w:rPr>
          <w:rFonts w:ascii="Calibri" w:hAnsi="Calibri" w:cs="Calibri"/>
          <w:lang w:val="en-US"/>
        </w:rPr>
      </w:pPr>
      <w:r>
        <w:rPr>
          <w:rFonts w:ascii="Calibri" w:hAnsi="Calibri" w:cs="Calibri"/>
          <w:lang w:val="en-US"/>
        </w:rPr>
        <w:t xml:space="preserve">The very low proportion of serotyped cases (more than 97% of records lacked this information in most years) is a major limitation of surveillance. Serotype replacement has historically preceded large epidemics in Brazil [36,37], and secondary infection with a heterologous serotype is a well-established risk factor for severe dengue [30,41,42]. Without </w:t>
      </w:r>
      <w:r>
        <w:rPr>
          <w:rFonts w:ascii="Calibri" w:hAnsi="Calibri" w:cs="Calibri"/>
          <w:lang w:val="en-US"/>
        </w:rPr>
        <w:lastRenderedPageBreak/>
        <w:t>systematic, timely serotyping, the ability to anticipate such epidemics is limited. Similarly, the high proportion of missing hospitalization data prevents a reliable assessment of severity.</w:t>
      </w:r>
    </w:p>
    <w:p w14:paraId="60F0E95C" w14:textId="4115E6B8" w:rsidR="009968E3" w:rsidRDefault="00BB5D7F" w:rsidP="009968E3">
      <w:pPr>
        <w:spacing w:after="0" w:line="480" w:lineRule="auto"/>
        <w:ind w:firstLine="708"/>
        <w:jc w:val="both"/>
        <w:rPr>
          <w:rFonts w:ascii="Calibri" w:hAnsi="Calibri" w:cs="Calibri"/>
          <w:lang w:val="en-US"/>
        </w:rPr>
      </w:pPr>
      <w:r>
        <w:rPr>
          <w:rFonts w:ascii="Calibri" w:hAnsi="Calibri" w:cs="Calibri"/>
          <w:lang w:val="en-US"/>
        </w:rPr>
        <w:t>Chikungunya shared the seasonal profile of dengue but showed no significant spatial clustering. This pattern is consistent with the recurrent, spatially discontinuous epidemic waves described for CHIKV in Brazil, in which large outbreaks occur where susceptible populations remain after earlier waves, rather than spreading along a contiguous corridor [24,43]. The highest per-capita incidence was observed in Mato Grosso, Mato Grosso do Sul, Ceará, Tocantins, and Rio Grande do Norte, and the significant increasing trends in Santa Catarina, Rio Grande do Sul, and Mato Grosso do Sul, together with the steep rise in the Central-West in 2025, suggest that chikungunya is expanding beyond its initial Northeastern foci into areas with largely susceptible populations.</w:t>
      </w:r>
    </w:p>
    <w:p w14:paraId="3EF83942" w14:textId="6AC67975" w:rsidR="00BB5D7F" w:rsidRPr="00AD53D4" w:rsidRDefault="00BF0005" w:rsidP="009968E3">
      <w:pPr>
        <w:spacing w:after="0" w:line="480" w:lineRule="auto"/>
        <w:ind w:firstLine="708"/>
        <w:jc w:val="both"/>
        <w:rPr>
          <w:rFonts w:ascii="Calibri" w:hAnsi="Calibri" w:cs="Calibri"/>
          <w:lang w:val="en-US"/>
        </w:rPr>
      </w:pPr>
      <w:r>
        <w:rPr>
          <w:rFonts w:ascii="Calibri" w:hAnsi="Calibri" w:cs="Calibri"/>
          <w:lang w:val="en-US"/>
        </w:rPr>
        <w:t>A relatively few deaths from Chikungunya were recorded, suggesting a major driver of morbidity rather than a high-fatality threat [3,43]. Indeed, CHIKV infection frequently causes persistent arthralgia lasting months to years, with considerable losses in quality of life and productivity [4,44,45], and lethality is higher among older adults and people with comorbidities [46]. The female predominance and the concentration among working-age adults are consistent with those observed for dengue and Zika and likely reflect similar mechanisms of exposure and health-care-seeking behavior [39,40].</w:t>
      </w:r>
    </w:p>
    <w:p w14:paraId="079B3CBA" w14:textId="640BCB8A" w:rsidR="009968E3" w:rsidRDefault="00BB5D7F" w:rsidP="009968E3">
      <w:pPr>
        <w:spacing w:after="0" w:line="480" w:lineRule="auto"/>
        <w:ind w:firstLine="708"/>
        <w:jc w:val="both"/>
        <w:rPr>
          <w:rFonts w:ascii="Calibri" w:hAnsi="Calibri" w:cs="Calibri"/>
          <w:lang w:val="en-US"/>
        </w:rPr>
      </w:pPr>
      <w:r>
        <w:rPr>
          <w:rFonts w:ascii="Calibri" w:hAnsi="Calibri" w:cs="Calibri"/>
          <w:lang w:val="en-US"/>
        </w:rPr>
        <w:t>The Zika time series was dominated by the 2016 epidemic, followed by a sharp and sustained decline. This pattern is consistent with the rapid accumulation of population immunity during the 2015–2016 epidemic, which serosurveys estimated to exceed 60% in some Northeastern cities and which was predicted to limit further transmission for years [27,28]. Pre-</w:t>
      </w:r>
      <w:r>
        <w:rPr>
          <w:rFonts w:ascii="Calibri" w:hAnsi="Calibri" w:cs="Calibri"/>
          <w:lang w:val="en-US"/>
        </w:rPr>
        <w:lastRenderedPageBreak/>
        <w:t>existing dengue immunity may also have contributed to the decline of ZIKV transmission [29]. However, the post-2016 surveillance data must be interpreted with caution. More notifications were discarded than confirmed, the clinical-epidemiological criterion predominated, and the overlap in clinical presentation and serological cross-reactivity with DENV makes misclassification likely in both directions [31,32]. Many ZIKV infections are also asymptomatic or mild and therefore never notified [47].</w:t>
      </w:r>
    </w:p>
    <w:p w14:paraId="3CFD295A" w14:textId="338C4C71" w:rsidR="00BB5D7F" w:rsidRPr="009C0853" w:rsidRDefault="00BB5D7F" w:rsidP="009968E3">
      <w:pPr>
        <w:spacing w:after="0" w:line="480" w:lineRule="auto"/>
        <w:ind w:firstLine="708"/>
        <w:jc w:val="both"/>
        <w:rPr>
          <w:rFonts w:ascii="Calibri" w:hAnsi="Calibri" w:cs="Calibri"/>
          <w:lang w:val="en-US"/>
        </w:rPr>
      </w:pPr>
      <w:r>
        <w:rPr>
          <w:rFonts w:ascii="Calibri" w:hAnsi="Calibri" w:cs="Calibri"/>
          <w:lang w:val="en-US"/>
        </w:rPr>
        <w:t>The pronounced female predominance in Zika notifications (1.9:1) is likely influenced by the intensified surveillance of women of reproductive age, and particularly of pregnant women, after the association between ZIKV and microcephaly, Guillain–Barré syndrome, and other neurological complications was recognized [5,9,48,49]. The gradual increase in the proportion of cases in men, from approximately 30% to 40%, is consistent with a reduction in this targeted surveillance over time. The 55,501 notifications in pregnant women across all trimesters highlight the continued need for prenatal surveillance and laboratory confirmation.</w:t>
      </w:r>
    </w:p>
    <w:p w14:paraId="4980068B" w14:textId="5403DB37" w:rsidR="00C61D04" w:rsidRDefault="00BB5D7F" w:rsidP="00C61D04">
      <w:pPr>
        <w:spacing w:after="0" w:line="480" w:lineRule="auto"/>
        <w:ind w:firstLine="708"/>
        <w:jc w:val="both"/>
        <w:rPr>
          <w:rFonts w:ascii="Calibri" w:hAnsi="Calibri" w:cs="Calibri"/>
          <w:lang w:val="en-US"/>
        </w:rPr>
      </w:pPr>
      <w:r>
        <w:rPr>
          <w:rFonts w:ascii="Calibri" w:hAnsi="Calibri" w:cs="Calibri"/>
          <w:lang w:val="en-US"/>
        </w:rPr>
        <w:t>The positive associations between temperature and dengue and chikungunya incidence, and the strongest state-level signals at a two-month lag, are biologically plausible. Higher temperatures shorten larval development and the extrinsic incubation period and increase biting rates up to a thermal optimum [12–14], and the time required for vector population growth, viral amplification, and case notification is consistent with a lag of one to two months [16–18]. The heterogeneity across states is also expected. In the North and parts of the Northeast, temperatures are already close to or above the optimum for transmission, so additional warming may have little effect or even reduce transmission, whereas in the South and Southeast warming moves temperatures towards the optimum [14,23].</w:t>
      </w:r>
    </w:p>
    <w:p w14:paraId="3C842B27" w14:textId="0743D108" w:rsidR="007550FA" w:rsidRDefault="00BB5D7F" w:rsidP="007550FA">
      <w:pPr>
        <w:spacing w:after="0" w:line="480" w:lineRule="auto"/>
        <w:ind w:firstLine="708"/>
        <w:jc w:val="both"/>
        <w:rPr>
          <w:rFonts w:ascii="Calibri" w:hAnsi="Calibri" w:cs="Calibri"/>
          <w:lang w:val="en-US"/>
        </w:rPr>
      </w:pPr>
      <w:r>
        <w:rPr>
          <w:rFonts w:ascii="Calibri" w:hAnsi="Calibri" w:cs="Calibri"/>
          <w:lang w:val="en-US"/>
        </w:rPr>
        <w:lastRenderedPageBreak/>
        <w:t>The inverse pooled association for Zika is unlikely to reflect a biological effect, because ZIKV and DENV share the same vector and have similar thermal optima [14], and positive associations were observed in 10 individual states. A more likely explanation is that the Zika series is dominated by a single epidemic in early 2016, after which incidence collapsed largely because of population immunity, so that the pooled coefficient reflects the timing of this epidemic relative to temperature rather than a causal relationship. Similarly, the positive rainfall IRRs in the regression models contrast with the near-zero Spearman correlations, and rainfall–dengue relationships are known to be non-linear, with both excess rainfall and drought increasing risk [15]. Distributed lag non-linear models with explicit control of seasonality and long-term trends [50] would provide more robust estimates of the exposure–lag–response relationships.</w:t>
      </w:r>
    </w:p>
    <w:p w14:paraId="718AA3AD" w14:textId="5B02ADEB" w:rsidR="00BB5D7F" w:rsidRPr="009C0853" w:rsidRDefault="00BB5D7F" w:rsidP="007550FA">
      <w:pPr>
        <w:spacing w:after="0" w:line="480" w:lineRule="auto"/>
        <w:ind w:firstLine="708"/>
        <w:jc w:val="both"/>
        <w:rPr>
          <w:rFonts w:ascii="Calibri" w:hAnsi="Calibri" w:cs="Calibri"/>
          <w:lang w:val="en-US"/>
        </w:rPr>
      </w:pPr>
      <w:r>
        <w:rPr>
          <w:rFonts w:ascii="Calibri" w:hAnsi="Calibri" w:cs="Calibri"/>
          <w:lang w:val="en-US"/>
        </w:rPr>
        <w:t>Our findings support three practical recommendations. First, prioritization should be based on population-adjusted incidence and trends rather than on absolute counts alone, which would draw attention to the Central-West and to Southern states where dengue and chikungunya are increasing. Second, the consistency of the lagged temperature signal supports the integration of climate data into early warning systems, as proposed for dengue in Brazil [16] and within the integrated management strategy for arboviral diseases in the Americas [51]. Third, strengthening laboratory confirmation and serotyping, and reducing missing data in SINAN, are essential for differentiating the three arboviruses, anticipating serotype-driven epidemics, and assessing severity [52,53].</w:t>
      </w:r>
    </w:p>
    <w:p w14:paraId="0E7D42C3" w14:textId="772CA424" w:rsidR="00BB5D7F" w:rsidRPr="009C0853" w:rsidRDefault="00122723" w:rsidP="001949E0">
      <w:pPr>
        <w:spacing w:after="0" w:line="480" w:lineRule="auto"/>
        <w:ind w:firstLine="708"/>
        <w:jc w:val="both"/>
        <w:rPr>
          <w:rFonts w:ascii="Calibri" w:hAnsi="Calibri" w:cs="Calibri"/>
          <w:lang w:val="en-US"/>
        </w:rPr>
      </w:pPr>
      <w:r>
        <w:rPr>
          <w:rFonts w:ascii="Calibri" w:hAnsi="Calibri" w:cs="Calibri"/>
          <w:lang w:val="en-US"/>
        </w:rPr>
        <w:t xml:space="preserve">Our study has several limitations that should be considered. First, SINAN data are subject to under-reporting, heterogeneous application of case-confirmation criteria across FU, misclassification among the three diseases, and substantial missing information for clinical, </w:t>
      </w:r>
      <w:r>
        <w:rPr>
          <w:rFonts w:ascii="Calibri" w:hAnsi="Calibri" w:cs="Calibri"/>
          <w:lang w:val="en-US"/>
        </w:rPr>
        <w:lastRenderedPageBreak/>
        <w:t>laboratory, and demographic variables [31,52]. Second, the ecological design precludes individual-level inference, and the associations reported here are subject to ecological bias. Third, analysis at the FU level masks substantial within-state heterogeneity in climate, vector ecology, and urbanization. Finally, the regression models did not include socioeconomic or entomological covariates, and did not adjust for seasonality, long-term trends, or residual temporal autocorrelation, and the climatic associations should therefore be interpreted as exploratory rather than causal.</w:t>
      </w:r>
    </w:p>
    <w:p w14:paraId="40358224" w14:textId="37BCCFB0" w:rsidR="00BB5D7F" w:rsidRDefault="00122723" w:rsidP="00122723">
      <w:pPr>
        <w:spacing w:after="0" w:line="480" w:lineRule="auto"/>
        <w:ind w:firstLine="708"/>
        <w:jc w:val="both"/>
        <w:rPr>
          <w:rFonts w:ascii="Calibri" w:hAnsi="Calibri" w:cs="Calibri"/>
          <w:lang w:val="en-US"/>
        </w:rPr>
      </w:pPr>
      <w:r>
        <w:rPr>
          <w:rFonts w:ascii="Calibri" w:hAnsi="Calibri" w:cs="Calibri"/>
          <w:lang w:val="en-US"/>
        </w:rPr>
        <w:t>In conclusion, our findings suggest that, despite sharing Aedes vectors and ecological determinants, dengue, chikungunya, and Zika follow distinct spatial, temporal, and climatic dynamics that should not be addressed by uniform surveillance strategies. The consistent identification of a two-month temperature lag across all three viruses provides a quantitative basis for anticipatory and climate-sensitive surveillance, while the heterogeneous per-capita rankings and the southward expansion observed for dengue and chikungunya argue for regionalized prioritization that goes beyond absolute case counts. Strengthening laboratory capacity, reducing missing information in surveillance records, and integrating climatic, demographic, and entomological data at finer spatial scales remain priorities for refining the public-health response to the arboviral burden to human health.</w:t>
      </w:r>
    </w:p>
    <w:p w14:paraId="6931C00A" w14:textId="77777777" w:rsidR="0021102A" w:rsidRDefault="0021102A" w:rsidP="00BB5D7F">
      <w:pPr>
        <w:spacing w:after="0" w:line="480" w:lineRule="auto"/>
        <w:jc w:val="both"/>
        <w:rPr>
          <w:rFonts w:ascii="Calibri" w:hAnsi="Calibri" w:cs="Calibri"/>
          <w:lang w:val="en-US"/>
        </w:rPr>
      </w:pPr>
    </w:p>
    <w:p w14:paraId="009B9723" w14:textId="654CE416" w:rsidR="0021102A" w:rsidRPr="009C0853" w:rsidRDefault="0021102A" w:rsidP="0021102A">
      <w:pPr>
        <w:spacing w:after="0" w:line="480" w:lineRule="auto"/>
        <w:jc w:val="both"/>
        <w:rPr>
          <w:rFonts w:ascii="Calibri" w:hAnsi="Calibri" w:cs="Calibri"/>
          <w:b/>
          <w:bCs/>
          <w:lang w:val="en-US"/>
        </w:rPr>
      </w:pPr>
      <w:r>
        <w:rPr>
          <w:rFonts w:ascii="Calibri" w:hAnsi="Calibri" w:cs="Calibri"/>
          <w:b/>
          <w:bCs/>
          <w:lang w:val="en-US"/>
        </w:rPr>
        <w:t>MATERIALS AND METHODS</w:t>
      </w:r>
    </w:p>
    <w:p w14:paraId="1E5189A5" w14:textId="538EC4E7" w:rsidR="0021102A" w:rsidRPr="009C0853" w:rsidRDefault="0021102A" w:rsidP="0021102A">
      <w:pPr>
        <w:spacing w:after="0" w:line="480" w:lineRule="auto"/>
        <w:jc w:val="both"/>
        <w:rPr>
          <w:rFonts w:ascii="Calibri" w:hAnsi="Calibri" w:cs="Calibri"/>
          <w:lang w:val="en-US"/>
        </w:rPr>
      </w:pPr>
      <w:r>
        <w:rPr>
          <w:rFonts w:ascii="Calibri" w:hAnsi="Calibri" w:cs="Calibri"/>
          <w:b/>
          <w:bCs/>
          <w:lang w:val="en-US"/>
        </w:rPr>
        <w:t>Study design and setting</w:t>
      </w:r>
      <w:r>
        <w:rPr>
          <w:rFonts w:ascii="Calibri" w:hAnsi="Calibri" w:cs="Calibri"/>
          <w:lang w:val="en-US"/>
        </w:rPr>
        <w:t xml:space="preserve"> We conducted a retrospective ecological study with a mixed spatiotemporal design and used the 27 Brazilian FU (26 states and the Federal District) at two temporal resolutions: FU–month for monthly indicators and FU–year for annual indicators, from </w:t>
      </w:r>
      <w:r>
        <w:rPr>
          <w:rFonts w:ascii="Calibri" w:hAnsi="Calibri" w:cs="Calibri"/>
          <w:lang w:val="en-US"/>
        </w:rPr>
        <w:lastRenderedPageBreak/>
        <w:t>January 1</w:t>
      </w:r>
      <w:r>
        <w:rPr>
          <w:rFonts w:ascii="Calibri" w:hAnsi="Calibri" w:cs="Calibri"/>
          <w:vertAlign w:val="superscript"/>
          <w:lang w:val="en-US"/>
        </w:rPr>
        <w:t>st</w:t>
      </w:r>
      <w:r>
        <w:rPr>
          <w:rFonts w:ascii="Calibri" w:hAnsi="Calibri" w:cs="Calibri"/>
          <w:lang w:val="en-US"/>
        </w:rPr>
        <w:t>, 2016, to December 31</w:t>
      </w:r>
      <w:r>
        <w:rPr>
          <w:rFonts w:ascii="Calibri" w:hAnsi="Calibri" w:cs="Calibri"/>
          <w:vertAlign w:val="superscript"/>
          <w:lang w:val="en-US"/>
        </w:rPr>
        <w:t>st</w:t>
      </w:r>
      <w:r>
        <w:rPr>
          <w:rFonts w:ascii="Calibri" w:hAnsi="Calibri" w:cs="Calibri"/>
          <w:lang w:val="en-US"/>
        </w:rPr>
        <w:t>, 2025. We selected 2016 as the starting point as Zika became a nationally notifiable disease in February 2016 [54], marking 2016 as the first year in which the three arboviral diseases were reported under comparable national surveillance. FU were grouped into the five Brazilian macro-regions (North, Northeast, South, Southeast, and Central-West). The study was conducted in accordance with the RECORD statement for observational studies using routinely collected health data [55].</w:t>
      </w:r>
    </w:p>
    <w:p w14:paraId="391A4BE5" w14:textId="77777777" w:rsidR="0021102A" w:rsidRPr="009C0853" w:rsidRDefault="0021102A" w:rsidP="0021102A">
      <w:pPr>
        <w:spacing w:after="0" w:line="480" w:lineRule="auto"/>
        <w:jc w:val="both"/>
        <w:rPr>
          <w:rFonts w:ascii="Calibri" w:hAnsi="Calibri" w:cs="Calibri"/>
          <w:lang w:val="en-US"/>
        </w:rPr>
      </w:pPr>
    </w:p>
    <w:p w14:paraId="757F1935" w14:textId="7F918B8A" w:rsidR="0021102A" w:rsidRPr="009C0853" w:rsidRDefault="0021102A" w:rsidP="0021102A">
      <w:pPr>
        <w:spacing w:after="0" w:line="480" w:lineRule="auto"/>
        <w:jc w:val="both"/>
        <w:rPr>
          <w:rFonts w:ascii="Calibri" w:hAnsi="Calibri" w:cs="Calibri"/>
          <w:lang w:val="en-US"/>
        </w:rPr>
      </w:pPr>
      <w:r>
        <w:rPr>
          <w:rFonts w:ascii="Calibri" w:hAnsi="Calibri" w:cs="Calibri"/>
          <w:b/>
          <w:bCs/>
          <w:lang w:val="en-US"/>
        </w:rPr>
        <w:t xml:space="preserve">Epidemiological data </w:t>
      </w:r>
      <w:r>
        <w:rPr>
          <w:rFonts w:ascii="Calibri" w:hAnsi="Calibri" w:cs="Calibri"/>
          <w:lang w:val="en-US"/>
        </w:rPr>
        <w:t xml:space="preserve">Notified cases of dengue, chikungunya, and Zika were obtained from SINAN [56]. The cases are classified as confirmed, discarded, inconclusive, or under investigation, using either </w:t>
      </w:r>
      <w:commentRangeStart w:id="17"/>
      <w:r>
        <w:rPr>
          <w:rFonts w:ascii="Calibri" w:hAnsi="Calibri" w:cs="Calibri"/>
          <w:lang w:val="en-US"/>
        </w:rPr>
        <w:t>laboratory criteria (RT-PCR, NS1 antigen detection, or IgM/IgG ELISA)</w:t>
      </w:r>
      <w:commentRangeEnd w:id="17"/>
      <w:r w:rsidR="00B2747C">
        <w:rPr>
          <w:rStyle w:val="Refdecomentrio"/>
          <w:rFonts w:ascii="Calibri" w:hAnsi="Calibri" w:cs="Calibri"/>
          <w:sz w:val="24"/>
          <w:szCs w:val="24"/>
          <w:lang w:val="en-US"/>
        </w:rPr>
        <w:commentReference w:id="17"/>
      </w:r>
      <w:r>
        <w:rPr>
          <w:rFonts w:ascii="Calibri" w:hAnsi="Calibri" w:cs="Calibri"/>
          <w:lang w:val="en-US"/>
        </w:rPr>
        <w:t xml:space="preserve"> or clinical-epidemiological criteria defined by the Brazilian Ministry of Health (BMoH) [52].</w:t>
      </w:r>
      <w:r w:rsidRPr="004543BE">
        <w:rPr>
          <w:lang w:val="en-US"/>
        </w:rPr>
        <w:t xml:space="preserve"> </w:t>
      </w:r>
      <w:commentRangeStart w:id="18"/>
      <w:r>
        <w:rPr>
          <w:rFonts w:ascii="Calibri" w:hAnsi="Calibri" w:cs="Calibri"/>
          <w:lang w:val="en-US"/>
        </w:rPr>
        <w:t>Both confirmed and probable cases</w:t>
      </w:r>
      <w:commentRangeEnd w:id="18"/>
      <w:r w:rsidR="00B2747C">
        <w:rPr>
          <w:rStyle w:val="Refdecomentrio"/>
          <w:rFonts w:ascii="Calibri" w:hAnsi="Calibri" w:cs="Calibri"/>
          <w:sz w:val="24"/>
          <w:szCs w:val="24"/>
          <w:lang w:val="en-US"/>
        </w:rPr>
        <w:commentReference w:id="18"/>
      </w:r>
      <w:r>
        <w:rPr>
          <w:rFonts w:ascii="Calibri" w:hAnsi="Calibri" w:cs="Calibri"/>
          <w:lang w:val="en-US"/>
        </w:rPr>
        <w:t xml:space="preserve"> were included as these notification records constituted the primary epidemiological input for all subsequent analyses. </w:t>
      </w:r>
      <w:commentRangeStart w:id="19"/>
      <w:r>
        <w:rPr>
          <w:rFonts w:ascii="Calibri" w:hAnsi="Calibri" w:cs="Calibri"/>
          <w:lang w:val="en-US"/>
        </w:rPr>
        <w:t>Cases classified as discarded and under investigation were excluded</w:t>
      </w:r>
      <w:commentRangeEnd w:id="19"/>
      <w:r w:rsidR="00453323">
        <w:rPr>
          <w:rStyle w:val="Refdecomentrio"/>
          <w:rFonts w:ascii="Calibri" w:hAnsi="Calibri" w:cs="Calibri"/>
          <w:sz w:val="24"/>
          <w:szCs w:val="24"/>
          <w:lang w:val="en-US"/>
        </w:rPr>
        <w:commentReference w:id="19"/>
      </w:r>
      <w:r>
        <w:rPr>
          <w:rFonts w:ascii="Calibri" w:hAnsi="Calibri" w:cs="Calibri"/>
          <w:lang w:val="en-US"/>
        </w:rPr>
        <w:t xml:space="preserve">, as well as notifications missing information on the FU of residence [52]. Notifications with missing values for other attributes such as sex, age, serotype, or laboratory results were used only for incidence and trend analyses (which is consistent with the BMoH reporting practice). In the descriptive analyses of proportions, the missing data category is shown explicitly to reflect data completeness. </w:t>
      </w:r>
      <w:commentRangeStart w:id="20"/>
      <w:r>
        <w:rPr>
          <w:rFonts w:ascii="Calibri" w:hAnsi="Calibri" w:cs="Calibri"/>
          <w:lang w:val="en-US"/>
        </w:rPr>
        <w:t>Annual resident population</w:t>
      </w:r>
      <w:commentRangeEnd w:id="20"/>
      <w:r>
        <w:rPr>
          <w:rStyle w:val="Refdecomentrio"/>
          <w:rFonts w:ascii="Calibri" w:hAnsi="Calibri" w:cs="Calibri"/>
          <w:sz w:val="24"/>
          <w:szCs w:val="24"/>
          <w:lang w:val="en-US"/>
        </w:rPr>
        <w:commentReference w:id="20"/>
      </w:r>
      <w:r>
        <w:rPr>
          <w:rFonts w:ascii="Calibri" w:hAnsi="Calibri" w:cs="Calibri"/>
          <w:lang w:val="en-US"/>
        </w:rPr>
        <w:t xml:space="preserve"> estimates by federative unit were obtained from the Brazilian Institute of Geography and Statistics (IBGE), using the 2022 Demographic Census and intercensal estimates for the remaining years </w:t>
      </w:r>
      <w:r>
        <w:rPr>
          <w:rFonts w:ascii="Calibri" w:hAnsi="Calibri" w:cs="Calibri"/>
          <w:highlight w:val="yellow"/>
          <w:lang w:val="en-US"/>
        </w:rPr>
        <w:t>[REF</w:t>
      </w:r>
      <w:r w:rsidR="009C2B38">
        <w:rPr>
          <w:rFonts w:ascii="Calibri" w:hAnsi="Calibri" w:cs="Calibri"/>
          <w:highlight w:val="yellow"/>
          <w:lang w:val="en-US"/>
        </w:rPr>
        <w:t xml:space="preserve"> IBGE</w:t>
      </w:r>
      <w:r w:rsidR="00B2747C">
        <w:rPr>
          <w:rFonts w:ascii="Calibri" w:hAnsi="Calibri" w:cs="Calibri"/>
          <w:highlight w:val="yellow"/>
          <w:lang w:val="en-US"/>
        </w:rPr>
        <w:t>??</w:t>
      </w:r>
      <w:r>
        <w:rPr>
          <w:rFonts w:ascii="Calibri" w:hAnsi="Calibri" w:cs="Calibri"/>
          <w:highlight w:val="yellow"/>
          <w:lang w:val="en-US"/>
        </w:rPr>
        <w:t>]</w:t>
      </w:r>
      <w:r>
        <w:rPr>
          <w:rFonts w:ascii="Calibri" w:hAnsi="Calibri" w:cs="Calibri"/>
          <w:lang w:val="en-US"/>
        </w:rPr>
        <w:t>.</w:t>
      </w:r>
    </w:p>
    <w:p w14:paraId="27F6FF0A" w14:textId="77777777" w:rsidR="0021102A" w:rsidRPr="009C0853" w:rsidRDefault="0021102A" w:rsidP="0021102A">
      <w:pPr>
        <w:spacing w:after="0" w:line="480" w:lineRule="auto"/>
        <w:jc w:val="both"/>
        <w:rPr>
          <w:rFonts w:ascii="Calibri" w:hAnsi="Calibri" w:cs="Calibri"/>
          <w:lang w:val="en-US"/>
        </w:rPr>
      </w:pPr>
    </w:p>
    <w:p w14:paraId="5EC4FB95" w14:textId="6BCDCC2E" w:rsidR="0021102A" w:rsidRPr="009C0853" w:rsidRDefault="0021102A" w:rsidP="0021102A">
      <w:pPr>
        <w:spacing w:after="0" w:line="480" w:lineRule="auto"/>
        <w:jc w:val="both"/>
        <w:rPr>
          <w:rFonts w:ascii="Calibri" w:hAnsi="Calibri" w:cs="Calibri"/>
          <w:lang w:val="en-US"/>
        </w:rPr>
      </w:pPr>
      <w:r>
        <w:rPr>
          <w:rFonts w:ascii="Calibri" w:hAnsi="Calibri" w:cs="Calibri"/>
          <w:b/>
          <w:bCs/>
          <w:lang w:val="en-US"/>
        </w:rPr>
        <w:lastRenderedPageBreak/>
        <w:t xml:space="preserve">Meteorological and geographical data </w:t>
      </w:r>
      <w:r>
        <w:rPr>
          <w:rFonts w:ascii="Calibri" w:hAnsi="Calibri" w:cs="Calibri"/>
          <w:lang w:val="en-US"/>
        </w:rPr>
        <w:t>Monthly mean air temperature (°C) was obtained from the gridded product of the Climate Prediction Center of the National Centers for Environmental Prediction (CPC/NCEP) at 0.5° × 0.5° resolution. Monthly accumulated precipitation (mm) was obtained from station records of the Brazilian National Institute of Meteorology (INMET) and from the Center for Weather Forecasting and Climate Studies (CPTEC/INPE). To account for the delay between climatic conditions, vector proliferation, viral incubation, and symptom onset and notification, we derived one- and two-month lagged versions of each variable (Temp_Lag1, Temp_Lag2, Rain_Lag1, and Rain_Lag2) [13,16]. Official boundary polygons of the 27 FU were obtained from the IBGE territorial mesh and stored in GeoJSON format. Identifiers were harmonized across data sources using IBGE numerical codes and a name-to-abbreviation lookup table, so that the epidemiological, climatic, and geographical layers could be joined using a single state-level key.</w:t>
      </w:r>
    </w:p>
    <w:p w14:paraId="45F46A61" w14:textId="77777777" w:rsidR="0021102A" w:rsidRPr="009C0853" w:rsidRDefault="0021102A" w:rsidP="0021102A">
      <w:pPr>
        <w:spacing w:after="0" w:line="480" w:lineRule="auto"/>
        <w:jc w:val="both"/>
        <w:rPr>
          <w:rFonts w:ascii="Calibri" w:hAnsi="Calibri" w:cs="Calibri"/>
          <w:lang w:val="en-US"/>
        </w:rPr>
      </w:pPr>
    </w:p>
    <w:p w14:paraId="7B98AE05" w14:textId="68B5EF79" w:rsidR="0021102A" w:rsidRPr="009C0853" w:rsidRDefault="0021102A" w:rsidP="0021102A">
      <w:pPr>
        <w:spacing w:after="0" w:line="480" w:lineRule="auto"/>
        <w:jc w:val="both"/>
        <w:rPr>
          <w:rFonts w:ascii="Calibri" w:hAnsi="Calibri" w:cs="Calibri"/>
          <w:lang w:val="en-US"/>
        </w:rPr>
      </w:pPr>
      <w:r>
        <w:rPr>
          <w:rFonts w:ascii="Calibri" w:hAnsi="Calibri" w:cs="Calibri"/>
          <w:b/>
          <w:bCs/>
          <w:lang w:val="en-US"/>
        </w:rPr>
        <w:t xml:space="preserve">Variables </w:t>
      </w:r>
      <w:r>
        <w:rPr>
          <w:rFonts w:ascii="Calibri" w:hAnsi="Calibri" w:cs="Calibri"/>
          <w:lang w:val="en-US"/>
        </w:rPr>
        <w:t xml:space="preserve">Data were stratified by calendar year, calendar month, FU, macro-region, sex, and age group. Age bands followed the SINAN standard reporting structure (&lt;1, 1–4, 5–9, 10–14, 15–19, 20–39, 40–59, 60–64, 65–69, 70–79, and ≥80 years). Clinical and laboratory variables included </w:t>
      </w:r>
      <w:commentRangeStart w:id="21"/>
      <w:r>
        <w:rPr>
          <w:rFonts w:ascii="Calibri" w:hAnsi="Calibri" w:cs="Calibri"/>
          <w:lang w:val="en-US"/>
        </w:rPr>
        <w:t>ELISA and IgM results</w:t>
      </w:r>
      <w:commentRangeEnd w:id="21"/>
      <w:r>
        <w:rPr>
          <w:rStyle w:val="Refdecomentrio"/>
          <w:rFonts w:ascii="Calibri" w:hAnsi="Calibri" w:cs="Calibri"/>
          <w:sz w:val="24"/>
          <w:szCs w:val="24"/>
          <w:lang w:val="en-US"/>
        </w:rPr>
        <w:commentReference w:id="21"/>
      </w:r>
      <w:r>
        <w:rPr>
          <w:rFonts w:ascii="Calibri" w:hAnsi="Calibri" w:cs="Calibri"/>
          <w:lang w:val="en-US"/>
        </w:rPr>
        <w:t xml:space="preserve"> (positive, negative</w:t>
      </w:r>
      <w:r w:rsidR="00B2747C">
        <w:rPr>
          <w:rFonts w:ascii="Calibri" w:hAnsi="Calibri" w:cs="Calibri"/>
          <w:lang w:val="en-US"/>
        </w:rPr>
        <w:t xml:space="preserve">, and </w:t>
      </w:r>
      <w:r>
        <w:rPr>
          <w:rFonts w:ascii="Calibri" w:hAnsi="Calibri" w:cs="Calibri"/>
          <w:lang w:val="en-US"/>
        </w:rPr>
        <w:t>inconclusive), final classification (confirmed, discarded, inconclusive, and under investigation), confirmation criterion (laboratory or clinical-epidemiological), clinical outcome, and hospitalization. Dengue cases were additionally stratified by serotype (DENV-1 to DENV-4), and Zika cases by pregnancy status and trimester.</w:t>
      </w:r>
    </w:p>
    <w:p w14:paraId="2B58E0BE" w14:textId="77777777" w:rsidR="0021102A" w:rsidRPr="009C0853" w:rsidRDefault="0021102A" w:rsidP="0021102A">
      <w:pPr>
        <w:spacing w:after="0" w:line="480" w:lineRule="auto"/>
        <w:jc w:val="both"/>
        <w:rPr>
          <w:rFonts w:ascii="Calibri" w:hAnsi="Calibri" w:cs="Calibri"/>
          <w:lang w:val="en-US"/>
        </w:rPr>
      </w:pPr>
    </w:p>
    <w:p w14:paraId="76DA6200" w14:textId="7BC4AA2F" w:rsidR="0021102A" w:rsidRPr="009C0853" w:rsidRDefault="0021102A" w:rsidP="0021102A">
      <w:pPr>
        <w:spacing w:after="0" w:line="480" w:lineRule="auto"/>
        <w:jc w:val="both"/>
        <w:rPr>
          <w:rFonts w:ascii="Calibri" w:hAnsi="Calibri" w:cs="Calibri"/>
          <w:lang w:val="en-US"/>
        </w:rPr>
      </w:pPr>
      <w:r>
        <w:rPr>
          <w:rFonts w:ascii="Calibri" w:hAnsi="Calibri" w:cs="Calibri"/>
          <w:b/>
          <w:bCs/>
          <w:lang w:val="en-US"/>
        </w:rPr>
        <w:lastRenderedPageBreak/>
        <w:t xml:space="preserve">Descriptive analysis </w:t>
      </w:r>
      <w:r>
        <w:rPr>
          <w:rFonts w:ascii="Calibri" w:hAnsi="Calibri" w:cs="Calibri"/>
          <w:lang w:val="en-US"/>
        </w:rPr>
        <w:t>Annual incidence per 100,000 inhabitants was calculated for each arbovirus and FU. National, regional, and monthly incidence were calculated as the ratio of aggregated cases to aggregated population, which is equivalent to a population-weighted mean of state-level rates. Demographic, clinical, and laboratory variables were described annually as absolute counts and proportions. Uncertainty around the mean monthly number of cases and mean monthly incidence was estimated using both the normal approximation and a non-parametric bootstrap. For each disease, 1,000 bootstrap samples were drawn with replacement from the pooled state–month observations, and the 2.5th and 97.5th percentiles of the resampled means were taken as the 95% confidence interval (CI). The bootstrap interval was treated as the primary estimate because the case-count distributions were strongly right-skewed.</w:t>
      </w:r>
    </w:p>
    <w:p w14:paraId="32EE8F30" w14:textId="77777777" w:rsidR="0021102A" w:rsidRPr="009C0853" w:rsidRDefault="0021102A" w:rsidP="0021102A">
      <w:pPr>
        <w:spacing w:after="0" w:line="480" w:lineRule="auto"/>
        <w:jc w:val="both"/>
        <w:rPr>
          <w:rFonts w:ascii="Calibri" w:hAnsi="Calibri" w:cs="Calibri"/>
          <w:lang w:val="en-US"/>
        </w:rPr>
      </w:pPr>
    </w:p>
    <w:p w14:paraId="396135C6" w14:textId="2182A1D0" w:rsidR="0021102A" w:rsidRPr="009C0853" w:rsidRDefault="0021102A" w:rsidP="0021102A">
      <w:pPr>
        <w:spacing w:after="0" w:line="480" w:lineRule="auto"/>
        <w:jc w:val="both"/>
        <w:rPr>
          <w:rFonts w:ascii="Calibri" w:hAnsi="Calibri" w:cs="Calibri"/>
          <w:lang w:val="en-US"/>
        </w:rPr>
      </w:pPr>
      <w:r>
        <w:rPr>
          <w:rFonts w:ascii="Calibri" w:hAnsi="Calibri" w:cs="Calibri"/>
          <w:b/>
          <w:bCs/>
          <w:lang w:val="en-US"/>
        </w:rPr>
        <w:t xml:space="preserve">Temporal trend analysis </w:t>
      </w:r>
      <w:r>
        <w:rPr>
          <w:rFonts w:ascii="Calibri" w:hAnsi="Calibri" w:cs="Calibri"/>
          <w:lang w:val="en-US"/>
        </w:rPr>
        <w:t>Long-term trends in annual incidence were assessed separately for each FU using the non-parametric Mann–Kendall test [57,58], requiring a minimum of four annual observations. For each state and arbovirus, we report Kendall’s τ, the test statistic S, the p-value, and Sen’s slope estimator [59], which quantifies the median annual change in incidence (cases per 100,000 inhabitants per year). States were classified as having increased, decreased, or no significant trend at α = 0.05.</w:t>
      </w:r>
    </w:p>
    <w:p w14:paraId="6158D0CF" w14:textId="77777777" w:rsidR="0021102A" w:rsidRPr="009C0853" w:rsidRDefault="0021102A" w:rsidP="0021102A">
      <w:pPr>
        <w:spacing w:after="0" w:line="480" w:lineRule="auto"/>
        <w:jc w:val="both"/>
        <w:rPr>
          <w:rFonts w:ascii="Calibri" w:hAnsi="Calibri" w:cs="Calibri"/>
          <w:lang w:val="en-US"/>
        </w:rPr>
      </w:pPr>
    </w:p>
    <w:p w14:paraId="2E1E7BE6" w14:textId="39D99D9F" w:rsidR="0021102A" w:rsidRPr="009C0853" w:rsidRDefault="0021102A" w:rsidP="0021102A">
      <w:pPr>
        <w:spacing w:after="0" w:line="480" w:lineRule="auto"/>
        <w:jc w:val="both"/>
        <w:rPr>
          <w:rFonts w:ascii="Calibri" w:hAnsi="Calibri" w:cs="Calibri"/>
          <w:lang w:val="en-US"/>
        </w:rPr>
      </w:pPr>
      <w:r>
        <w:rPr>
          <w:rFonts w:ascii="Calibri" w:hAnsi="Calibri" w:cs="Calibri"/>
          <w:b/>
          <w:bCs/>
          <w:lang w:val="en-US"/>
        </w:rPr>
        <w:t xml:space="preserve">Climatic correlation analysis </w:t>
      </w:r>
      <w:r>
        <w:rPr>
          <w:rFonts w:ascii="Calibri" w:hAnsi="Calibri" w:cs="Calibri"/>
          <w:lang w:val="en-US"/>
        </w:rPr>
        <w:t xml:space="preserve">Associations between monthly incidence and climatic variables were assessed using Spearman’s rank correlation coefficient (ρ), computed separately for each state and arbovirus for mean temperature and accumulated rainfall at lags of 0, 1, and 2 months. A minimum of eight paired monthly observations was required. National summaries were </w:t>
      </w:r>
      <w:r>
        <w:rPr>
          <w:rFonts w:ascii="Calibri" w:hAnsi="Calibri" w:cs="Calibri"/>
          <w:lang w:val="en-US"/>
        </w:rPr>
        <w:lastRenderedPageBreak/>
        <w:t>obtained as the mean ρ across states for each combination of variable, lag, and virus, together with the proportion of states reaching statistical significance. A complementary lag-profile analysis at the macro-regional level identified the lag at which each climatic variable showed the strongest correlation with incidence.</w:t>
      </w:r>
    </w:p>
    <w:p w14:paraId="6284009E" w14:textId="77777777" w:rsidR="0021102A" w:rsidRPr="009C0853" w:rsidRDefault="0021102A" w:rsidP="0021102A">
      <w:pPr>
        <w:spacing w:after="0" w:line="480" w:lineRule="auto"/>
        <w:jc w:val="both"/>
        <w:rPr>
          <w:rFonts w:ascii="Calibri" w:hAnsi="Calibri" w:cs="Calibri"/>
          <w:lang w:val="en-US"/>
        </w:rPr>
      </w:pPr>
    </w:p>
    <w:p w14:paraId="32F1AAD9" w14:textId="554C2CD3" w:rsidR="0021102A" w:rsidRPr="009C0853" w:rsidRDefault="0021102A" w:rsidP="0021102A">
      <w:pPr>
        <w:spacing w:after="0" w:line="480" w:lineRule="auto"/>
        <w:jc w:val="both"/>
        <w:rPr>
          <w:rFonts w:ascii="Calibri" w:hAnsi="Calibri" w:cs="Calibri"/>
          <w:lang w:val="en-US"/>
        </w:rPr>
      </w:pPr>
      <w:r>
        <w:rPr>
          <w:rFonts w:ascii="Calibri" w:hAnsi="Calibri" w:cs="Calibri"/>
          <w:b/>
          <w:bCs/>
          <w:lang w:val="en-US"/>
        </w:rPr>
        <w:t xml:space="preserve">Spatial analysis </w:t>
      </w:r>
      <w:r>
        <w:rPr>
          <w:rFonts w:ascii="Calibri" w:hAnsi="Calibri" w:cs="Calibri"/>
          <w:lang w:val="en-US"/>
        </w:rPr>
        <w:t>Spatial analyses were performed at the FU level using the mean annual incidence over the study period. Spatial weights were defined by Queen contiguity and row standardized. A k-nearest-neighbor matrix (k = 5) was specified as a fallback for units without contiguous neighbors. Global spatial autocorrelation was assessed using Moran’s I test [60], with inference based on 999 random permutations. Local spatial autocorrelation was assessed using the Local Moran’s I test (Local Indicator of Spatial Association [LISA]) [61] with 999 permutations, and units with p &lt; 0.05 were classified as high–high (hotspot), low–low (cold spot), high–low, or low–high (spatial outliers). Mean incidence was mapped using virus-specific sequential color scales and natural-breaks (Jenks) classification. Year-by-year choropleth maps, LISA cluster maps, and maps of Mann–Kendall trend categories were also produced.</w:t>
      </w:r>
    </w:p>
    <w:p w14:paraId="7C34162E" w14:textId="77777777" w:rsidR="0021102A" w:rsidRPr="009C0853" w:rsidRDefault="0021102A" w:rsidP="0021102A">
      <w:pPr>
        <w:spacing w:after="0" w:line="480" w:lineRule="auto"/>
        <w:jc w:val="both"/>
        <w:rPr>
          <w:rFonts w:ascii="Calibri" w:hAnsi="Calibri" w:cs="Calibri"/>
          <w:lang w:val="en-US"/>
        </w:rPr>
      </w:pPr>
    </w:p>
    <w:p w14:paraId="2CC62264" w14:textId="0FA64397" w:rsidR="0021102A" w:rsidRPr="009C0853" w:rsidRDefault="0021102A" w:rsidP="0021102A">
      <w:pPr>
        <w:spacing w:after="0" w:line="480" w:lineRule="auto"/>
        <w:jc w:val="both"/>
        <w:rPr>
          <w:rFonts w:ascii="Calibri" w:hAnsi="Calibri" w:cs="Calibri"/>
          <w:lang w:val="en-US"/>
        </w:rPr>
      </w:pPr>
      <w:r>
        <w:rPr>
          <w:rFonts w:ascii="Calibri" w:hAnsi="Calibri" w:cs="Calibri"/>
          <w:b/>
          <w:bCs/>
          <w:lang w:val="en-US"/>
        </w:rPr>
        <w:t xml:space="preserve">Regression modelling of climatic variables </w:t>
      </w:r>
      <w:r>
        <w:rPr>
          <w:rFonts w:ascii="Calibri" w:hAnsi="Calibri" w:cs="Calibri"/>
          <w:lang w:val="en-US"/>
        </w:rPr>
        <w:t xml:space="preserve">Generalized linear models (GLMs) with a log link were fitted to monthly case counts for each arbovirus, with the logarithm of the resident population as an offset so that coefficients could be interpreted as incidence rate ratios (IRRs). State fixed effects were included to absorb time-invariant differences between FU, so that the climatic coefficients reflect within-state variation over time. Poisson, quasi-Poisson, and negative binomial model were also included [62]. </w:t>
      </w:r>
      <w:commentRangeStart w:id="22"/>
      <w:r>
        <w:rPr>
          <w:rFonts w:ascii="Calibri" w:hAnsi="Calibri" w:cs="Calibri"/>
          <w:lang w:val="en-US"/>
        </w:rPr>
        <w:t xml:space="preserve">Because the negative binomial model reduces to the Poisson model </w:t>
      </w:r>
      <w:r>
        <w:rPr>
          <w:rFonts w:ascii="Calibri" w:hAnsi="Calibri" w:cs="Calibri"/>
          <w:lang w:val="en-US"/>
        </w:rPr>
        <w:lastRenderedPageBreak/>
        <w:t>when the dispersion parameter α equals zero, overdispersion was assessed by testing α &gt; 0.</w:t>
      </w:r>
      <w:commentRangeEnd w:id="22"/>
      <w:r w:rsidR="00E30BC5">
        <w:rPr>
          <w:rStyle w:val="Refdecomentrio"/>
          <w:rFonts w:ascii="Calibri" w:hAnsi="Calibri" w:cs="Calibri"/>
          <w:sz w:val="24"/>
          <w:szCs w:val="24"/>
          <w:lang w:val="en-US"/>
        </w:rPr>
        <w:commentReference w:id="22"/>
      </w:r>
      <w:r>
        <w:rPr>
          <w:rFonts w:ascii="Calibri" w:hAnsi="Calibri" w:cs="Calibri"/>
          <w:lang w:val="en-US"/>
        </w:rPr>
        <w:t xml:space="preserve"> Inference is based on the NB2 models because overdispersion was present in all three series. Three specifications were fitted: (1) A pooled fixed-effects model including concurrent mean temperature and accumulated rainfall. (2) Per-state models fitting the same two covariates separately for each federative unit. (3) A lagged model extending the pooled specification to include the one- and two-month lags of both variables, so that the contribution of each lag was estimated jointly. IRRs are reported per 1 °C increase in temperature and per 1 mm </w:t>
      </w:r>
      <w:commentRangeStart w:id="23"/>
      <w:r>
        <w:rPr>
          <w:rFonts w:ascii="Calibri" w:hAnsi="Calibri" w:cs="Calibri"/>
          <w:lang w:val="en-US"/>
        </w:rPr>
        <w:t>increase in rainfall</w:t>
      </w:r>
      <w:commentRangeEnd w:id="23"/>
      <w:r>
        <w:rPr>
          <w:rStyle w:val="Refdecomentrio"/>
          <w:rFonts w:ascii="Calibri" w:hAnsi="Calibri" w:cs="Calibri"/>
          <w:sz w:val="24"/>
          <w:szCs w:val="24"/>
          <w:lang w:val="en-US"/>
        </w:rPr>
        <w:commentReference w:id="23"/>
      </w:r>
      <w:r>
        <w:rPr>
          <w:rFonts w:ascii="Calibri" w:hAnsi="Calibri" w:cs="Calibri"/>
          <w:lang w:val="en-US"/>
        </w:rPr>
        <w:t>, with 95% Wald confidence intervals. Model fit was compared using the Akaike information criterion (AIC).</w:t>
      </w:r>
    </w:p>
    <w:p w14:paraId="48221B1D" w14:textId="77777777" w:rsidR="0021102A" w:rsidRPr="009C0853" w:rsidRDefault="0021102A" w:rsidP="0021102A">
      <w:pPr>
        <w:spacing w:after="0" w:line="480" w:lineRule="auto"/>
        <w:jc w:val="both"/>
        <w:rPr>
          <w:rFonts w:ascii="Calibri" w:hAnsi="Calibri" w:cs="Calibri"/>
          <w:lang w:val="en-US"/>
        </w:rPr>
      </w:pPr>
    </w:p>
    <w:p w14:paraId="7206E25B" w14:textId="21FE5CA8" w:rsidR="0021102A" w:rsidRPr="009C0853" w:rsidRDefault="0021102A" w:rsidP="0021102A">
      <w:pPr>
        <w:spacing w:after="0" w:line="480" w:lineRule="auto"/>
        <w:jc w:val="both"/>
        <w:rPr>
          <w:rFonts w:ascii="Calibri" w:hAnsi="Calibri" w:cs="Calibri"/>
          <w:lang w:val="en-US"/>
        </w:rPr>
      </w:pPr>
      <w:r>
        <w:rPr>
          <w:rFonts w:ascii="Calibri" w:hAnsi="Calibri" w:cs="Calibri"/>
          <w:b/>
          <w:bCs/>
          <w:lang w:val="en-US"/>
        </w:rPr>
        <w:t xml:space="preserve">Software </w:t>
      </w:r>
      <w:r>
        <w:rPr>
          <w:rFonts w:ascii="Calibri" w:hAnsi="Calibri" w:cs="Calibri"/>
          <w:lang w:val="en-US"/>
        </w:rPr>
        <w:t>All analyses were performed in Python 3.12 using pandas and openpyxl (data handling), NumPy and SciPy (numerical computation and Spearman correlation), pymannkendall (Mann–Kendall test and Sen’s slope), statsmodels (GLMs and bootstrap resampling), GeoPandas (geographical data), libpysal and esda (spatial weights and spatial autocorrelation), mapclassify (Jenks classification), and Matplotlib and seaborn (visualization). Descriptive figures initially prototyped in GraphPad Prism (version 8.0.1) were regenerated in Python to ensure reproducibility. All tests were two-sided with α = 0.05, and no adjustment for multiple comparisons was applied. State-level results are therefore interpreted as exploratory. The code and derived datasets are available as described in the Data Availability Statement.</w:t>
      </w:r>
    </w:p>
    <w:p w14:paraId="0D26BB77" w14:textId="77777777" w:rsidR="0021102A" w:rsidRPr="009C0853" w:rsidRDefault="0021102A" w:rsidP="0021102A">
      <w:pPr>
        <w:spacing w:after="0" w:line="480" w:lineRule="auto"/>
        <w:jc w:val="both"/>
        <w:rPr>
          <w:rFonts w:ascii="Calibri" w:hAnsi="Calibri" w:cs="Calibri"/>
          <w:lang w:val="en-US"/>
        </w:rPr>
      </w:pPr>
    </w:p>
    <w:p w14:paraId="62380EEF" w14:textId="134518DE" w:rsidR="0021102A" w:rsidRPr="009C0853" w:rsidRDefault="0021102A" w:rsidP="0021102A">
      <w:pPr>
        <w:spacing w:after="0" w:line="480" w:lineRule="auto"/>
        <w:jc w:val="both"/>
        <w:rPr>
          <w:rFonts w:ascii="Calibri" w:hAnsi="Calibri" w:cs="Calibri"/>
          <w:lang w:val="en-US"/>
        </w:rPr>
      </w:pPr>
      <w:r>
        <w:rPr>
          <w:rFonts w:ascii="Calibri" w:hAnsi="Calibri" w:cs="Calibri"/>
          <w:b/>
          <w:bCs/>
          <w:lang w:val="en-US"/>
        </w:rPr>
        <w:t xml:space="preserve">Ethical considerations </w:t>
      </w:r>
      <w:r>
        <w:rPr>
          <w:rFonts w:ascii="Calibri" w:hAnsi="Calibri" w:cs="Calibri"/>
          <w:lang w:val="en-US"/>
        </w:rPr>
        <w:t xml:space="preserve">This study used only secondary, anonymized, publicly available aggregate data, and no individual identifiers were accessed. In accordance with Resolutions No. 466/2012 </w:t>
      </w:r>
      <w:r>
        <w:rPr>
          <w:rFonts w:ascii="Calibri" w:hAnsi="Calibri" w:cs="Calibri"/>
          <w:lang w:val="en-US"/>
        </w:rPr>
        <w:lastRenderedPageBreak/>
        <w:t>and No. 510/2016 of the Brazilian National Health Council, research based exclusively on publicly available, non-identifiable data is exempt from review by a Research Ethics Committee and from the requirement for informed consent. The study was conducted in accordance with the Declaration of Helsinki and the Brazilian General Data Protection Law (Law No. 13,709/2018).</w:t>
      </w:r>
    </w:p>
    <w:p w14:paraId="7D474DCB" w14:textId="77777777" w:rsidR="009C0853" w:rsidRPr="009C0853" w:rsidRDefault="009C0853" w:rsidP="00BB5D7F">
      <w:pPr>
        <w:spacing w:after="0" w:line="480" w:lineRule="auto"/>
        <w:jc w:val="both"/>
        <w:rPr>
          <w:rFonts w:ascii="Calibri" w:hAnsi="Calibri" w:cs="Calibri"/>
          <w:lang w:val="en-US"/>
        </w:rPr>
      </w:pPr>
    </w:p>
    <w:p w14:paraId="31A9EE58" w14:textId="5F7D1ECD" w:rsidR="009C0853" w:rsidRPr="009C0853" w:rsidRDefault="0021102A" w:rsidP="009C0853">
      <w:pPr>
        <w:spacing w:after="0" w:line="480" w:lineRule="auto"/>
        <w:jc w:val="both"/>
        <w:rPr>
          <w:rFonts w:ascii="Calibri" w:hAnsi="Calibri" w:cs="Calibri"/>
          <w:b/>
          <w:bCs/>
          <w:lang w:val="en-US"/>
        </w:rPr>
      </w:pPr>
      <w:r>
        <w:rPr>
          <w:rFonts w:ascii="Calibri" w:hAnsi="Calibri" w:cs="Calibri"/>
          <w:b/>
          <w:bCs/>
          <w:lang w:val="en-US"/>
        </w:rPr>
        <w:t>REFERENCES</w:t>
      </w:r>
    </w:p>
    <w:p w14:paraId="5F296FBB" w14:textId="5BE95B53" w:rsidR="009C0853" w:rsidRPr="009C0853" w:rsidRDefault="009C0853" w:rsidP="009C0853">
      <w:pPr>
        <w:spacing w:after="0" w:line="480" w:lineRule="auto"/>
        <w:jc w:val="both"/>
        <w:rPr>
          <w:rFonts w:ascii="Calibri" w:hAnsi="Calibri" w:cs="Calibri"/>
          <w:lang w:val="en-US"/>
        </w:rPr>
      </w:pPr>
      <w:r>
        <w:rPr>
          <w:rFonts w:ascii="Calibri" w:hAnsi="Calibri" w:cs="Calibri"/>
          <w:lang w:val="en-US"/>
        </w:rPr>
        <w:t xml:space="preserve">1. Kraemer MUG, Sinka ME, Duda KA, Mylne AQN, Shearer FM, Barker CM, Moore CG, Carvalho RG, Coelho GE, Bortel WV, Hendrickx G, Schaffner F, Elyazar IRF, Teng HJ, Brady OJ, Messina JP, Pigott DM, Scott TW, Smith TL, Wint GRW, Golding N, Hay SI. 2015. The global distribution of the arbovirus vectors Aedes aegypti and Ae. albopictus. </w:t>
      </w:r>
      <w:r>
        <w:rPr>
          <w:rFonts w:ascii="Calibri" w:hAnsi="Calibri" w:cs="Calibri"/>
          <w:i/>
          <w:iCs/>
          <w:lang w:val="en-US"/>
        </w:rPr>
        <w:t>eLife</w:t>
      </w:r>
      <w:r>
        <w:rPr>
          <w:rFonts w:ascii="Calibri" w:hAnsi="Calibri" w:cs="Calibri"/>
          <w:lang w:val="en-US"/>
        </w:rPr>
        <w:t xml:space="preserve"> 4:e08347.</w:t>
      </w:r>
    </w:p>
    <w:p w14:paraId="53B0379B" w14:textId="6D9B0B6C" w:rsidR="009C0853" w:rsidRPr="004543BE" w:rsidRDefault="009C0853" w:rsidP="009C0853">
      <w:pPr>
        <w:spacing w:after="0" w:line="480" w:lineRule="auto"/>
        <w:jc w:val="both"/>
        <w:rPr>
          <w:rFonts w:ascii="Calibri" w:hAnsi="Calibri" w:cs="Calibri"/>
        </w:rPr>
      </w:pPr>
      <w:r>
        <w:rPr>
          <w:rFonts w:ascii="Calibri" w:hAnsi="Calibri" w:cs="Calibri"/>
          <w:lang w:val="en-US"/>
        </w:rPr>
        <w:t xml:space="preserve">2. Brady OJ, Hay SI. 2020. The global expansion of dengue: how Aedes aegypti mosquitoes enabled the first pandemic arbovirus. </w:t>
      </w:r>
      <w:r w:rsidRPr="004543BE">
        <w:rPr>
          <w:rFonts w:ascii="Calibri" w:hAnsi="Calibri" w:cs="Calibri"/>
          <w:i/>
          <w:iCs/>
        </w:rPr>
        <w:t>Annu Rev Entomol</w:t>
      </w:r>
      <w:r w:rsidRPr="004543BE">
        <w:rPr>
          <w:rFonts w:ascii="Calibri" w:hAnsi="Calibri" w:cs="Calibri"/>
        </w:rPr>
        <w:t xml:space="preserve"> 65:191–208.</w:t>
      </w:r>
    </w:p>
    <w:p w14:paraId="291ED659" w14:textId="5EEE93FC" w:rsidR="009C0853" w:rsidRPr="009C0853" w:rsidRDefault="009C0853" w:rsidP="009C0853">
      <w:pPr>
        <w:spacing w:after="0" w:line="480" w:lineRule="auto"/>
        <w:jc w:val="both"/>
        <w:rPr>
          <w:rFonts w:ascii="Calibri" w:hAnsi="Calibri" w:cs="Calibri"/>
          <w:lang w:val="en-US"/>
        </w:rPr>
      </w:pPr>
      <w:r>
        <w:rPr>
          <w:rFonts w:ascii="Calibri" w:hAnsi="Calibri" w:cs="Calibri"/>
        </w:rPr>
        <w:t xml:space="preserve">3. Pescarini JM, Rodrigues M, Paixão ES, Cardim L, Brito CAA, Costa MCN, Santos AC, Smeeth L, Teixeira MG, de Souza APF, Barreto ML, Brickley EB. 2022. </w:t>
      </w:r>
      <w:r>
        <w:rPr>
          <w:rFonts w:ascii="Calibri" w:hAnsi="Calibri" w:cs="Calibri"/>
          <w:lang w:val="en-US"/>
        </w:rPr>
        <w:t xml:space="preserve">Dengue, Zika, and chikungunya viral circulation and hospitalization rates in Brazil from 2014 to 2019: an ecological study. </w:t>
      </w:r>
      <w:r>
        <w:rPr>
          <w:rFonts w:ascii="Calibri" w:hAnsi="Calibri" w:cs="Calibri"/>
          <w:i/>
          <w:iCs/>
          <w:lang w:val="en-US"/>
        </w:rPr>
        <w:t>PLoS Negl Trop Dis</w:t>
      </w:r>
      <w:r>
        <w:rPr>
          <w:rFonts w:ascii="Calibri" w:hAnsi="Calibri" w:cs="Calibri"/>
          <w:lang w:val="en-US"/>
        </w:rPr>
        <w:t xml:space="preserve"> 16(7):e0010602.</w:t>
      </w:r>
    </w:p>
    <w:p w14:paraId="1F11E99A" w14:textId="613A615B" w:rsidR="009C0853" w:rsidRPr="00F73762" w:rsidRDefault="009C0853" w:rsidP="009C0853">
      <w:pPr>
        <w:spacing w:after="0" w:line="480" w:lineRule="auto"/>
        <w:jc w:val="both"/>
        <w:rPr>
          <w:rFonts w:ascii="Calibri" w:hAnsi="Calibri" w:cs="Calibri"/>
          <w:lang w:val="en-US"/>
        </w:rPr>
      </w:pPr>
      <w:r>
        <w:rPr>
          <w:rFonts w:ascii="Calibri" w:hAnsi="Calibri" w:cs="Calibri"/>
          <w:lang w:val="en-US"/>
        </w:rPr>
        <w:t xml:space="preserve">4. Schilte C, Staikowsky F, Couderc T, Madec Y, Carpentier F, Kassab S, Albert ML, Lecuit M, Michault A. 2013. Chikungunya virus-associated long-term arthralgia: a 36-month prospective longitudinal study. </w:t>
      </w:r>
      <w:r>
        <w:rPr>
          <w:rFonts w:ascii="Calibri" w:hAnsi="Calibri" w:cs="Calibri"/>
          <w:i/>
          <w:iCs/>
          <w:lang w:val="en-US"/>
        </w:rPr>
        <w:t>PLoS Negl Trop Dis</w:t>
      </w:r>
      <w:r>
        <w:rPr>
          <w:rFonts w:ascii="Calibri" w:hAnsi="Calibri" w:cs="Calibri"/>
          <w:lang w:val="en-US"/>
        </w:rPr>
        <w:t xml:space="preserve"> 7(3):e2137.</w:t>
      </w:r>
    </w:p>
    <w:p w14:paraId="0D3B878C" w14:textId="0B260C20" w:rsidR="009C0853" w:rsidRPr="004543BE" w:rsidRDefault="009C0853" w:rsidP="009C0853">
      <w:pPr>
        <w:spacing w:after="0" w:line="480" w:lineRule="auto"/>
        <w:jc w:val="both"/>
        <w:rPr>
          <w:rFonts w:ascii="Calibri" w:hAnsi="Calibri" w:cs="Calibri"/>
        </w:rPr>
      </w:pPr>
      <w:r>
        <w:rPr>
          <w:rFonts w:ascii="Calibri" w:hAnsi="Calibri" w:cs="Calibri"/>
          <w:lang w:val="en-US"/>
        </w:rPr>
        <w:t xml:space="preserve">5. Brasil P, Pereira JP Jr, Moreira ME, Ribeiro Nogueira RM, Damasceno L, Wakimoto M, Rabello RS, Valderramos SG, Halai UA, Salles TS, Zin AA, Horovitz D, Daltro P, Boechat M, Gabaglia CR, Sequeira PC, Pilotto JH, Medialdea-Carrera R, Cunha DC, Carvalho LMA, Pone M, Siqueira AM, </w:t>
      </w:r>
      <w:r>
        <w:rPr>
          <w:rFonts w:ascii="Calibri" w:hAnsi="Calibri" w:cs="Calibri"/>
          <w:lang w:val="en-US"/>
        </w:rPr>
        <w:lastRenderedPageBreak/>
        <w:t xml:space="preserve">Calvet GA, Baião AER, Neves ES, Carvalho PRN, Hasue RH, Marschik PB, Einspieler C, Janzen C, Cherry JD, Filippis AMB, Nielsen-Saines K. 2016. Zika virus infection in pregnant women in Rio de Janeiro. </w:t>
      </w:r>
      <w:r w:rsidRPr="004543BE">
        <w:rPr>
          <w:rFonts w:ascii="Calibri" w:hAnsi="Calibri" w:cs="Calibri"/>
          <w:i/>
          <w:iCs/>
        </w:rPr>
        <w:t>N Engl J Med</w:t>
      </w:r>
      <w:r w:rsidRPr="004543BE">
        <w:rPr>
          <w:rFonts w:ascii="Calibri" w:hAnsi="Calibri" w:cs="Calibri"/>
        </w:rPr>
        <w:t xml:space="preserve"> 375(24):2321–34.</w:t>
      </w:r>
    </w:p>
    <w:p w14:paraId="3FCBCE17" w14:textId="195D28E6" w:rsidR="009C0853" w:rsidRPr="00A30FAF" w:rsidRDefault="009C0853" w:rsidP="009C0853">
      <w:pPr>
        <w:spacing w:after="0" w:line="480" w:lineRule="auto"/>
        <w:jc w:val="both"/>
        <w:rPr>
          <w:rFonts w:ascii="Calibri" w:hAnsi="Calibri" w:cs="Calibri"/>
        </w:rPr>
      </w:pPr>
      <w:r>
        <w:rPr>
          <w:rFonts w:ascii="Calibri" w:hAnsi="Calibri" w:cs="Calibri"/>
        </w:rPr>
        <w:t xml:space="preserve">6. Teixeira MG, Siqueira JB Jr, Ferreira GLC, Bricks L, Joint G. 2013. </w:t>
      </w:r>
      <w:r>
        <w:rPr>
          <w:rFonts w:ascii="Calibri" w:hAnsi="Calibri" w:cs="Calibri"/>
          <w:lang w:val="en-US"/>
        </w:rPr>
        <w:t xml:space="preserve">Epidemiological trends of dengue disease in Brazil (2000–2010): a systematic literature search and analysis. </w:t>
      </w:r>
      <w:r>
        <w:rPr>
          <w:rFonts w:ascii="Calibri" w:hAnsi="Calibri" w:cs="Calibri"/>
          <w:i/>
          <w:iCs/>
        </w:rPr>
        <w:t>PLoS Negl Trop Dis</w:t>
      </w:r>
      <w:r>
        <w:rPr>
          <w:rFonts w:ascii="Calibri" w:hAnsi="Calibri" w:cs="Calibri"/>
        </w:rPr>
        <w:t xml:space="preserve"> 7(12):e2520.</w:t>
      </w:r>
    </w:p>
    <w:p w14:paraId="08AE2618" w14:textId="3CDB6A17" w:rsidR="009C0853" w:rsidRPr="004543BE" w:rsidRDefault="009C0853" w:rsidP="009C0853">
      <w:pPr>
        <w:spacing w:after="0" w:line="480" w:lineRule="auto"/>
        <w:jc w:val="both"/>
        <w:rPr>
          <w:rFonts w:ascii="Calibri" w:hAnsi="Calibri" w:cs="Calibri"/>
        </w:rPr>
      </w:pPr>
      <w:r>
        <w:rPr>
          <w:rFonts w:ascii="Calibri" w:hAnsi="Calibri" w:cs="Calibri"/>
        </w:rPr>
        <w:t xml:space="preserve">7. Nunes MRT, Faria NR, de Vasconcelos JM, Golding N, Kraemer MUG, de Oliveira LF, Azevedo Rdo S, da Silva DE, da Silva EV, da Silva SP, Carvalho VL, Coelho GE, Cruz AC, Rodrigues SG, Vianez JL Jr, Nunes BT, Cardoso JF, Tesh RB, Hay SI, Pybus OG, Vasconcelos PF. 2015. </w:t>
      </w:r>
      <w:r>
        <w:rPr>
          <w:rFonts w:ascii="Calibri" w:hAnsi="Calibri" w:cs="Calibri"/>
          <w:lang w:val="en-US"/>
        </w:rPr>
        <w:t xml:space="preserve">Emergence and potential for spread of Chikungunya virus in Brazil. </w:t>
      </w:r>
      <w:r w:rsidRPr="004543BE">
        <w:rPr>
          <w:rFonts w:ascii="Calibri" w:hAnsi="Calibri" w:cs="Calibri"/>
          <w:i/>
          <w:iCs/>
        </w:rPr>
        <w:t>BMC Med</w:t>
      </w:r>
      <w:r w:rsidRPr="004543BE">
        <w:rPr>
          <w:rFonts w:ascii="Calibri" w:hAnsi="Calibri" w:cs="Calibri"/>
        </w:rPr>
        <w:t xml:space="preserve"> 13:102.</w:t>
      </w:r>
    </w:p>
    <w:p w14:paraId="1BF8231D" w14:textId="0055D38B" w:rsidR="009C0853" w:rsidRPr="00A30FAF" w:rsidRDefault="009C0853" w:rsidP="009C0853">
      <w:pPr>
        <w:spacing w:after="0" w:line="480" w:lineRule="auto"/>
        <w:jc w:val="both"/>
        <w:rPr>
          <w:rFonts w:ascii="Calibri" w:hAnsi="Calibri" w:cs="Calibri"/>
          <w:lang w:val="en-US"/>
        </w:rPr>
      </w:pPr>
      <w:r w:rsidRPr="004543BE">
        <w:rPr>
          <w:rFonts w:ascii="Calibri" w:hAnsi="Calibri" w:cs="Calibri"/>
        </w:rPr>
        <w:t xml:space="preserve">8. Faria NR, Azevedo RSS, Kraemer MUG, Souza R, Cunha MS, Hill SC, Thézé J, Bonsall MB, Bowden TA, Rissanen I, Rocco IM, Nogueira JS, Maeda AY, Vasami FGDS, Macedo FLL, Suzuki A, Rodrigues SG, Cruz ACR, Nunes BT, Medeiros DBA, Rodrigues DSG, Queiroz ALN, da Silva EVP, Henriques DF, da Rosa EST, de Oliveira CS, Martins LC, Vasconcelos HB, Casseb LMN, Simith DB, Messina JP, Abade L, Lourenço J, Alcantara LCJ, de Lima MM, Giovanetti M, Hay SI, de Oliveira RS, Lemos PDS, de Oliveira LF, de Lima CPS, da Silva SP, de Vasconcelos JM, Franco L, Cardoso JF, Vianez-Júnior JLDSG, Mir D, Bello G, Delatorre E, Khan K, Creatore M, Coelho GE, de Oliveira WK, Tesh R, Pybus OG, Nunes MRT, Vasconcelos PFC. 2016. </w:t>
      </w:r>
      <w:r>
        <w:rPr>
          <w:rFonts w:ascii="Calibri" w:hAnsi="Calibri" w:cs="Calibri"/>
          <w:lang w:val="en-US"/>
        </w:rPr>
        <w:t xml:space="preserve">Zika virus in the Americas: early epidemiological and genetic findings. </w:t>
      </w:r>
      <w:r>
        <w:rPr>
          <w:rFonts w:ascii="Calibri" w:hAnsi="Calibri" w:cs="Calibri"/>
          <w:i/>
          <w:iCs/>
          <w:lang w:val="en-US"/>
        </w:rPr>
        <w:t>Science</w:t>
      </w:r>
      <w:r>
        <w:rPr>
          <w:rFonts w:ascii="Calibri" w:hAnsi="Calibri" w:cs="Calibri"/>
          <w:lang w:val="en-US"/>
        </w:rPr>
        <w:t xml:space="preserve"> 352(6283):345–9.</w:t>
      </w:r>
    </w:p>
    <w:p w14:paraId="1967D273" w14:textId="7066EAF0" w:rsidR="009C0853" w:rsidRPr="00A30FAF" w:rsidRDefault="009C0853" w:rsidP="009C0853">
      <w:pPr>
        <w:spacing w:after="0" w:line="480" w:lineRule="auto"/>
        <w:jc w:val="both"/>
        <w:rPr>
          <w:rFonts w:ascii="Calibri" w:hAnsi="Calibri" w:cs="Calibri"/>
          <w:lang w:val="en-US"/>
        </w:rPr>
      </w:pPr>
      <w:r>
        <w:rPr>
          <w:rFonts w:ascii="Calibri" w:hAnsi="Calibri" w:cs="Calibri"/>
          <w:lang w:val="en-US"/>
        </w:rPr>
        <w:t xml:space="preserve">9. Schuler-Faccini L, Ribeiro EM, Feitosa IM, Horovitz DD, Cavalcanti DP, Pessoa A, Doriqui MJ, Neri JI, Neto JM, Wanderley HY, Cernach M, El-Husny AS, Pone MV, Serao CL, Sanseverino MT; Brazilian </w:t>
      </w:r>
      <w:r>
        <w:rPr>
          <w:rFonts w:ascii="Calibri" w:hAnsi="Calibri" w:cs="Calibri"/>
          <w:lang w:val="en-US"/>
        </w:rPr>
        <w:lastRenderedPageBreak/>
        <w:t xml:space="preserve">Medical Genetics Society–Zika Embryopathy Task Force. 2016. Possible association between Zika virus infection and microcephaly — Brazil, 2015. </w:t>
      </w:r>
      <w:r>
        <w:rPr>
          <w:rFonts w:ascii="Calibri" w:hAnsi="Calibri" w:cs="Calibri"/>
          <w:i/>
          <w:iCs/>
          <w:lang w:val="en-US"/>
        </w:rPr>
        <w:t>MMWR Morb Mortal Wkly Rep</w:t>
      </w:r>
      <w:r>
        <w:rPr>
          <w:rFonts w:ascii="Calibri" w:hAnsi="Calibri" w:cs="Calibri"/>
          <w:lang w:val="en-US"/>
        </w:rPr>
        <w:t xml:space="preserve"> 65(3):59–62.</w:t>
      </w:r>
    </w:p>
    <w:p w14:paraId="3F01411F" w14:textId="0B9DEF6E" w:rsidR="009C0853" w:rsidRPr="009C0853" w:rsidRDefault="009C0853" w:rsidP="009C0853">
      <w:pPr>
        <w:spacing w:after="0" w:line="480" w:lineRule="auto"/>
        <w:jc w:val="both"/>
        <w:rPr>
          <w:rFonts w:ascii="Calibri" w:hAnsi="Calibri" w:cs="Calibri"/>
        </w:rPr>
      </w:pPr>
      <w:r w:rsidRPr="004543BE">
        <w:rPr>
          <w:rFonts w:ascii="Calibri" w:hAnsi="Calibri" w:cs="Calibri"/>
          <w:lang w:val="en-US"/>
        </w:rPr>
        <w:t xml:space="preserve">10. Skalinski LM, Dalvi APR, Natividade M, Braga JU, Costa MCN, Santana EB, de Jesus Silva NS, Witworth J, Teixeira MG. 2022. </w:t>
      </w:r>
      <w:r>
        <w:rPr>
          <w:rFonts w:ascii="Calibri" w:hAnsi="Calibri" w:cs="Calibri"/>
          <w:lang w:val="en-US"/>
        </w:rPr>
        <w:t xml:space="preserve">The triple epidemics of arboviruses in Feira de Santana, Brazilian Northeast: epidemiological characteristics and diffusion patterns. </w:t>
      </w:r>
      <w:r>
        <w:rPr>
          <w:rFonts w:ascii="Calibri" w:hAnsi="Calibri" w:cs="Calibri"/>
          <w:i/>
          <w:iCs/>
        </w:rPr>
        <w:t>Epidemics</w:t>
      </w:r>
      <w:r>
        <w:rPr>
          <w:rFonts w:ascii="Calibri" w:hAnsi="Calibri" w:cs="Calibri"/>
        </w:rPr>
        <w:t xml:space="preserve"> 38:100541.</w:t>
      </w:r>
    </w:p>
    <w:p w14:paraId="2E2C16B5" w14:textId="763F05E2" w:rsidR="009C0853" w:rsidRPr="004543BE" w:rsidRDefault="009C0853" w:rsidP="009C0853">
      <w:pPr>
        <w:spacing w:after="0" w:line="480" w:lineRule="auto"/>
        <w:jc w:val="both"/>
        <w:rPr>
          <w:rFonts w:ascii="Calibri" w:hAnsi="Calibri" w:cs="Calibri"/>
          <w:lang w:val="en-US"/>
        </w:rPr>
      </w:pPr>
      <w:r>
        <w:rPr>
          <w:rFonts w:ascii="Calibri" w:hAnsi="Calibri" w:cs="Calibri"/>
        </w:rPr>
        <w:t xml:space="preserve">11. Brasil. Ministério da Saúde, Secretaria de Vigilância em Saúde e Ambiente. 2024. Monitoramento das arboviroses urbanas: dengue, chikungunya e Zika — 2024. </w:t>
      </w:r>
      <w:r w:rsidRPr="004543BE">
        <w:rPr>
          <w:rFonts w:ascii="Calibri" w:hAnsi="Calibri" w:cs="Calibri"/>
          <w:i/>
          <w:iCs/>
          <w:lang w:val="en-US"/>
        </w:rPr>
        <w:t>Bol Epidemiol</w:t>
      </w:r>
      <w:r w:rsidRPr="004543BE">
        <w:rPr>
          <w:rFonts w:ascii="Calibri" w:hAnsi="Calibri" w:cs="Calibri"/>
          <w:lang w:val="en-US"/>
        </w:rPr>
        <w:t xml:space="preserve"> 55(11):1–28.</w:t>
      </w:r>
    </w:p>
    <w:p w14:paraId="6C6FEC6D" w14:textId="310E0497" w:rsidR="009C0853" w:rsidRPr="009C0853" w:rsidRDefault="009C0853" w:rsidP="009C0853">
      <w:pPr>
        <w:spacing w:after="0" w:line="480" w:lineRule="auto"/>
        <w:jc w:val="both"/>
        <w:rPr>
          <w:rFonts w:ascii="Calibri" w:hAnsi="Calibri" w:cs="Calibri"/>
          <w:lang w:val="en-US"/>
        </w:rPr>
      </w:pPr>
      <w:r>
        <w:rPr>
          <w:rFonts w:ascii="Calibri" w:hAnsi="Calibri" w:cs="Calibri"/>
          <w:lang w:val="en-US"/>
        </w:rPr>
        <w:t xml:space="preserve">12. Watts DM, Burke DS, Harrison BA, Whitmire RE, Nisalak A. 1987. Effect of temperature on the vector efficiency of Aedes aegypti for dengue 2 virus. </w:t>
      </w:r>
      <w:r>
        <w:rPr>
          <w:rFonts w:ascii="Calibri" w:hAnsi="Calibri" w:cs="Calibri"/>
          <w:i/>
          <w:iCs/>
          <w:lang w:val="en-US"/>
        </w:rPr>
        <w:t>Am J Trop Med Hyg</w:t>
      </w:r>
      <w:r>
        <w:rPr>
          <w:rFonts w:ascii="Calibri" w:hAnsi="Calibri" w:cs="Calibri"/>
          <w:lang w:val="en-US"/>
        </w:rPr>
        <w:t xml:space="preserve"> 36(1):143–52.</w:t>
      </w:r>
    </w:p>
    <w:p w14:paraId="1CCE072A" w14:textId="4C63C6D1" w:rsidR="009C0853" w:rsidRPr="009C0853" w:rsidRDefault="009C0853" w:rsidP="009C0853">
      <w:pPr>
        <w:spacing w:after="0" w:line="480" w:lineRule="auto"/>
        <w:jc w:val="both"/>
        <w:rPr>
          <w:rFonts w:ascii="Calibri" w:hAnsi="Calibri" w:cs="Calibri"/>
          <w:lang w:val="en-US"/>
        </w:rPr>
      </w:pPr>
      <w:r>
        <w:rPr>
          <w:rFonts w:ascii="Calibri" w:hAnsi="Calibri" w:cs="Calibri"/>
          <w:lang w:val="en-US"/>
        </w:rPr>
        <w:t xml:space="preserve">13. Chan M, Johansson MA. 2012. The incubation periods of dengue viruses. </w:t>
      </w:r>
      <w:r>
        <w:rPr>
          <w:rFonts w:ascii="Calibri" w:hAnsi="Calibri" w:cs="Calibri"/>
          <w:i/>
          <w:iCs/>
          <w:lang w:val="en-US"/>
        </w:rPr>
        <w:t>PLoS One</w:t>
      </w:r>
      <w:r>
        <w:rPr>
          <w:rFonts w:ascii="Calibri" w:hAnsi="Calibri" w:cs="Calibri"/>
          <w:lang w:val="en-US"/>
        </w:rPr>
        <w:t xml:space="preserve"> 7(11):e50972.</w:t>
      </w:r>
    </w:p>
    <w:p w14:paraId="26F58996" w14:textId="16CC274C" w:rsidR="009C0853" w:rsidRPr="004543BE" w:rsidRDefault="009C0853" w:rsidP="009C0853">
      <w:pPr>
        <w:spacing w:after="0" w:line="480" w:lineRule="auto"/>
        <w:jc w:val="both"/>
        <w:rPr>
          <w:rFonts w:ascii="Calibri" w:hAnsi="Calibri" w:cs="Calibri"/>
        </w:rPr>
      </w:pPr>
      <w:r>
        <w:rPr>
          <w:rFonts w:ascii="Calibri" w:hAnsi="Calibri" w:cs="Calibri"/>
          <w:lang w:val="en-US"/>
        </w:rPr>
        <w:t xml:space="preserve">14. Mordecai EA, Cohen JM, Evans MV, Gudapati P, Johnson LR, Lippi CA, Miazgowicz K, Murdock CC, Rohr JR, Ryan SJ, Savage V, Shocket MS, Stewart Ibarra A, Thomas MB, Weikel DP. 2017. Detecting the impact of temperature on transmission of Zika, dengue, and chikungunya using mechanistic models. </w:t>
      </w:r>
      <w:r w:rsidRPr="004543BE">
        <w:rPr>
          <w:rFonts w:ascii="Calibri" w:hAnsi="Calibri" w:cs="Calibri"/>
          <w:i/>
          <w:iCs/>
        </w:rPr>
        <w:t>PLoS Negl Trop Dis</w:t>
      </w:r>
      <w:r w:rsidRPr="004543BE">
        <w:rPr>
          <w:rFonts w:ascii="Calibri" w:hAnsi="Calibri" w:cs="Calibri"/>
        </w:rPr>
        <w:t xml:space="preserve"> 11(4):e0005568.</w:t>
      </w:r>
    </w:p>
    <w:p w14:paraId="34AC033A" w14:textId="641A14F5" w:rsidR="009C0853" w:rsidRPr="004543BE" w:rsidRDefault="009C0853" w:rsidP="009C0853">
      <w:pPr>
        <w:spacing w:after="0" w:line="480" w:lineRule="auto"/>
        <w:jc w:val="both"/>
        <w:rPr>
          <w:rFonts w:ascii="Calibri" w:hAnsi="Calibri" w:cs="Calibri"/>
        </w:rPr>
      </w:pPr>
      <w:r>
        <w:rPr>
          <w:rFonts w:ascii="Calibri" w:hAnsi="Calibri" w:cs="Calibri"/>
        </w:rPr>
        <w:t xml:space="preserve">15. Lowe R, Lee SA, O'Reilly KM, Brady OJ, Bastos L, Carrasco-Escobar G, de Castro Catão R, Colón-González FJ, Barcellos C, Carvalho MS, Blangiardo M, Rue H, Gasparrini A. 2021. </w:t>
      </w:r>
      <w:r>
        <w:rPr>
          <w:rFonts w:ascii="Calibri" w:hAnsi="Calibri" w:cs="Calibri"/>
          <w:lang w:val="en-US"/>
        </w:rPr>
        <w:t xml:space="preserve">Combined effects of hydrometeorological hazards and urbanisation on dengue risk in Brazil: a spatiotemporal modelling study. </w:t>
      </w:r>
      <w:r w:rsidRPr="004543BE">
        <w:rPr>
          <w:rFonts w:ascii="Calibri" w:hAnsi="Calibri" w:cs="Calibri"/>
          <w:i/>
          <w:iCs/>
        </w:rPr>
        <w:t>Lancet Planet Health</w:t>
      </w:r>
      <w:r w:rsidRPr="004543BE">
        <w:rPr>
          <w:rFonts w:ascii="Calibri" w:hAnsi="Calibri" w:cs="Calibri"/>
        </w:rPr>
        <w:t xml:space="preserve"> 5(4):e209–19.</w:t>
      </w:r>
    </w:p>
    <w:p w14:paraId="4604A9B4" w14:textId="38371EE6" w:rsidR="009C0853" w:rsidRPr="009C0853" w:rsidRDefault="009C0853" w:rsidP="009C0853">
      <w:pPr>
        <w:spacing w:after="0" w:line="480" w:lineRule="auto"/>
        <w:jc w:val="both"/>
        <w:rPr>
          <w:rFonts w:ascii="Calibri" w:hAnsi="Calibri" w:cs="Calibri"/>
        </w:rPr>
      </w:pPr>
      <w:r w:rsidRPr="004543BE">
        <w:rPr>
          <w:rFonts w:ascii="Calibri" w:hAnsi="Calibri" w:cs="Calibri"/>
        </w:rPr>
        <w:t xml:space="preserve">16. Lowe R, Barcellos C, Coelho CAS, Bailey TC, Coelho GE, Graham R, Jupp T, Ramalho WM, Carvalho MS, Stephenson DB, Rodó X. 2014. </w:t>
      </w:r>
      <w:r>
        <w:rPr>
          <w:rFonts w:ascii="Calibri" w:hAnsi="Calibri" w:cs="Calibri"/>
          <w:lang w:val="en-US"/>
        </w:rPr>
        <w:t xml:space="preserve">Dengue outlook for the World Cup in Brazil: an early </w:t>
      </w:r>
      <w:r>
        <w:rPr>
          <w:rFonts w:ascii="Calibri" w:hAnsi="Calibri" w:cs="Calibri"/>
          <w:lang w:val="en-US"/>
        </w:rPr>
        <w:lastRenderedPageBreak/>
        <w:t xml:space="preserve">warning model framework driven by real-time seasonal climate forecasts. </w:t>
      </w:r>
      <w:r>
        <w:rPr>
          <w:rFonts w:ascii="Calibri" w:hAnsi="Calibri" w:cs="Calibri"/>
          <w:i/>
          <w:iCs/>
        </w:rPr>
        <w:t>Lancet Infect Dis</w:t>
      </w:r>
      <w:r>
        <w:rPr>
          <w:rFonts w:ascii="Calibri" w:hAnsi="Calibri" w:cs="Calibri"/>
        </w:rPr>
        <w:t xml:space="preserve"> 14(7):619–26.</w:t>
      </w:r>
    </w:p>
    <w:p w14:paraId="3BEF2BDE" w14:textId="7CBB5791" w:rsidR="009C0853" w:rsidRPr="004543BE" w:rsidRDefault="009C0853" w:rsidP="009C0853">
      <w:pPr>
        <w:spacing w:after="0" w:line="480" w:lineRule="auto"/>
        <w:jc w:val="both"/>
        <w:rPr>
          <w:rFonts w:ascii="Calibri" w:hAnsi="Calibri" w:cs="Calibri"/>
        </w:rPr>
      </w:pPr>
      <w:r>
        <w:rPr>
          <w:rFonts w:ascii="Calibri" w:hAnsi="Calibri" w:cs="Calibri"/>
        </w:rPr>
        <w:t xml:space="preserve">17. Figueredo MB, Monteiro RLS, Silva AN, Fontoura JRA, Silva AR, Alves CAP. 2023. </w:t>
      </w:r>
      <w:r>
        <w:rPr>
          <w:rFonts w:ascii="Calibri" w:hAnsi="Calibri" w:cs="Calibri"/>
          <w:lang w:val="en-US"/>
        </w:rPr>
        <w:t xml:space="preserve">Analysis of the correlation between climatic variables and dengue cases in the city of Alagoinhas/BA. </w:t>
      </w:r>
      <w:r w:rsidRPr="004543BE">
        <w:rPr>
          <w:rFonts w:ascii="Calibri" w:hAnsi="Calibri" w:cs="Calibri"/>
          <w:i/>
          <w:iCs/>
        </w:rPr>
        <w:t>Sci Rep</w:t>
      </w:r>
      <w:r w:rsidRPr="004543BE">
        <w:rPr>
          <w:rFonts w:ascii="Calibri" w:hAnsi="Calibri" w:cs="Calibri"/>
        </w:rPr>
        <w:t xml:space="preserve"> 13(1):7512.</w:t>
      </w:r>
    </w:p>
    <w:p w14:paraId="6172B671" w14:textId="06E2A25B" w:rsidR="009C0853" w:rsidRPr="009C0853" w:rsidRDefault="009C0853" w:rsidP="009C0853">
      <w:pPr>
        <w:spacing w:after="0" w:line="480" w:lineRule="auto"/>
        <w:jc w:val="both"/>
        <w:rPr>
          <w:rFonts w:ascii="Calibri" w:hAnsi="Calibri" w:cs="Calibri"/>
          <w:lang w:val="en-US"/>
        </w:rPr>
      </w:pPr>
      <w:r>
        <w:rPr>
          <w:rFonts w:ascii="Calibri" w:hAnsi="Calibri" w:cs="Calibri"/>
        </w:rPr>
        <w:t xml:space="preserve">18. Lorenz C, Ynoue RY, Gioda A, Nogueira T. 2025. </w:t>
      </w:r>
      <w:r>
        <w:rPr>
          <w:rFonts w:ascii="Calibri" w:hAnsi="Calibri" w:cs="Calibri"/>
          <w:lang w:val="en-US"/>
        </w:rPr>
        <w:t xml:space="preserve">Influence of climate and heatwaves on dengue transmission in São Paulo and Natal, Brazil. </w:t>
      </w:r>
      <w:r>
        <w:rPr>
          <w:rFonts w:ascii="Calibri" w:hAnsi="Calibri" w:cs="Calibri"/>
          <w:i/>
          <w:iCs/>
          <w:lang w:val="en-US"/>
        </w:rPr>
        <w:t>PLoS One</w:t>
      </w:r>
      <w:r>
        <w:rPr>
          <w:rFonts w:ascii="Calibri" w:hAnsi="Calibri" w:cs="Calibri"/>
          <w:lang w:val="en-US"/>
        </w:rPr>
        <w:t xml:space="preserve"> 20(10):e0334838.</w:t>
      </w:r>
    </w:p>
    <w:p w14:paraId="08CE023E" w14:textId="2BED0D23" w:rsidR="009C0853" w:rsidRPr="004543BE" w:rsidRDefault="009C0853" w:rsidP="009C0853">
      <w:pPr>
        <w:spacing w:after="0" w:line="480" w:lineRule="auto"/>
        <w:jc w:val="both"/>
        <w:rPr>
          <w:rFonts w:ascii="Calibri" w:hAnsi="Calibri" w:cs="Calibri"/>
        </w:rPr>
      </w:pPr>
      <w:r>
        <w:rPr>
          <w:rFonts w:ascii="Calibri" w:hAnsi="Calibri" w:cs="Calibri"/>
          <w:lang w:val="en-US"/>
        </w:rPr>
        <w:t xml:space="preserve">19. Stoddard ST, Forshey BM, Morrison AC, Paz-Soldan VA, Vazquez-Prokopec GM, Astete H, Reiner RC Jr, Vilcarromero S, Elder JP, Halsey ES, Kochel TJ, Kitron U, Scott TW. 2013. House-to-house human movement drives dengue virus transmission. </w:t>
      </w:r>
      <w:r w:rsidRPr="004543BE">
        <w:rPr>
          <w:rFonts w:ascii="Calibri" w:hAnsi="Calibri" w:cs="Calibri"/>
          <w:i/>
          <w:iCs/>
        </w:rPr>
        <w:t>Proc Natl Acad Sci U S A</w:t>
      </w:r>
      <w:r w:rsidRPr="004543BE">
        <w:rPr>
          <w:rFonts w:ascii="Calibri" w:hAnsi="Calibri" w:cs="Calibri"/>
        </w:rPr>
        <w:t xml:space="preserve"> 110(3):994–9.</w:t>
      </w:r>
    </w:p>
    <w:p w14:paraId="6238BB4B" w14:textId="325B46A8" w:rsidR="009C0853" w:rsidRPr="00E97C52" w:rsidRDefault="009C0853" w:rsidP="009C0853">
      <w:pPr>
        <w:spacing w:after="0" w:line="480" w:lineRule="auto"/>
        <w:jc w:val="both"/>
        <w:rPr>
          <w:rFonts w:ascii="Calibri" w:hAnsi="Calibri" w:cs="Calibri"/>
        </w:rPr>
      </w:pPr>
      <w:r>
        <w:rPr>
          <w:rFonts w:ascii="Calibri" w:hAnsi="Calibri" w:cs="Calibri"/>
        </w:rPr>
        <w:t xml:space="preserve">20. Lee SA, Economou T, de Castro Catão R, Barcellos C, Lowe R. 2021. </w:t>
      </w:r>
      <w:r>
        <w:rPr>
          <w:rFonts w:ascii="Calibri" w:hAnsi="Calibri" w:cs="Calibri"/>
          <w:lang w:val="en-US"/>
        </w:rPr>
        <w:t xml:space="preserve">The impact of climate suitability, urbanisation, and connectivity on the expansion of dengue in 21st century Brazil. </w:t>
      </w:r>
      <w:r>
        <w:rPr>
          <w:rFonts w:ascii="Calibri" w:hAnsi="Calibri" w:cs="Calibri"/>
          <w:i/>
          <w:iCs/>
        </w:rPr>
        <w:t>PLoS Negl Trop Dis</w:t>
      </w:r>
      <w:r>
        <w:rPr>
          <w:rFonts w:ascii="Calibri" w:hAnsi="Calibri" w:cs="Calibri"/>
        </w:rPr>
        <w:t xml:space="preserve"> 15(12):e0009773.</w:t>
      </w:r>
    </w:p>
    <w:p w14:paraId="357623FC" w14:textId="09A9DFCA" w:rsidR="009C0853" w:rsidRPr="009C0853" w:rsidRDefault="009C0853" w:rsidP="009C0853">
      <w:pPr>
        <w:spacing w:after="0" w:line="480" w:lineRule="auto"/>
        <w:jc w:val="both"/>
        <w:rPr>
          <w:rFonts w:ascii="Calibri" w:hAnsi="Calibri" w:cs="Calibri"/>
          <w:lang w:val="en-US"/>
        </w:rPr>
      </w:pPr>
      <w:r>
        <w:rPr>
          <w:rFonts w:ascii="Calibri" w:hAnsi="Calibri" w:cs="Calibri"/>
        </w:rPr>
        <w:t xml:space="preserve">21. Codeco CT, Oliveira SS, Ferreira DAC, Riback TIS, Bastos LS, Lana RM, Almeida IF, Godinho VB, Cruz OG, Coelho FC. 2022. </w:t>
      </w:r>
      <w:r>
        <w:rPr>
          <w:rFonts w:ascii="Calibri" w:hAnsi="Calibri" w:cs="Calibri"/>
          <w:lang w:val="en-US"/>
        </w:rPr>
        <w:t xml:space="preserve">Fast expansion of dengue in Brazil. </w:t>
      </w:r>
      <w:r>
        <w:rPr>
          <w:rFonts w:ascii="Calibri" w:hAnsi="Calibri" w:cs="Calibri"/>
          <w:i/>
          <w:iCs/>
          <w:lang w:val="en-US"/>
        </w:rPr>
        <w:t>Lancet Reg Health Am</w:t>
      </w:r>
      <w:r>
        <w:rPr>
          <w:rFonts w:ascii="Calibri" w:hAnsi="Calibri" w:cs="Calibri"/>
          <w:lang w:val="en-US"/>
        </w:rPr>
        <w:t xml:space="preserve"> 12:100274.</w:t>
      </w:r>
    </w:p>
    <w:p w14:paraId="104F3811" w14:textId="782C0FB9" w:rsidR="009C0853" w:rsidRPr="00A30FAF" w:rsidRDefault="009C0853" w:rsidP="009C0853">
      <w:pPr>
        <w:spacing w:after="0" w:line="480" w:lineRule="auto"/>
        <w:jc w:val="both"/>
        <w:rPr>
          <w:rFonts w:ascii="Calibri" w:hAnsi="Calibri" w:cs="Calibri"/>
          <w:lang w:val="en-US"/>
        </w:rPr>
      </w:pPr>
      <w:r>
        <w:rPr>
          <w:rFonts w:ascii="Calibri" w:hAnsi="Calibri" w:cs="Calibri"/>
          <w:lang w:val="en-US"/>
        </w:rPr>
        <w:t xml:space="preserve">22. Barcellos C, Matos V, Lana RM, Lowe R. 2024. Climate change, thermal anomalies, and the recent progression of dengue in Brazil. </w:t>
      </w:r>
      <w:r>
        <w:rPr>
          <w:rFonts w:ascii="Calibri" w:hAnsi="Calibri" w:cs="Calibri"/>
          <w:i/>
          <w:iCs/>
          <w:lang w:val="en-US"/>
        </w:rPr>
        <w:t>Sci Rep</w:t>
      </w:r>
      <w:r>
        <w:rPr>
          <w:rFonts w:ascii="Calibri" w:hAnsi="Calibri" w:cs="Calibri"/>
          <w:lang w:val="en-US"/>
        </w:rPr>
        <w:t xml:space="preserve"> 14:5948.</w:t>
      </w:r>
    </w:p>
    <w:p w14:paraId="4A269C86" w14:textId="435A1B9D" w:rsidR="009C0853" w:rsidRPr="009C0853" w:rsidRDefault="009C0853" w:rsidP="009C0853">
      <w:pPr>
        <w:spacing w:after="0" w:line="480" w:lineRule="auto"/>
        <w:jc w:val="both"/>
        <w:rPr>
          <w:rFonts w:ascii="Calibri" w:hAnsi="Calibri" w:cs="Calibri"/>
          <w:lang w:val="en-US"/>
        </w:rPr>
      </w:pPr>
      <w:r>
        <w:rPr>
          <w:rFonts w:ascii="Calibri" w:hAnsi="Calibri" w:cs="Calibri"/>
          <w:lang w:val="en-US"/>
        </w:rPr>
        <w:t xml:space="preserve">23. de Abreu RC, Fernandez IP, Mishra S, Gutierrez B, Inward RPD, Mills C, Ortiz EL, Bastos LS, Freitas LP, Carvalho LM, Flaxman S, Bhatt S, Scarpino SV, Coelho FC, Reiner RC, Sambaturu P, Tegally H, Cauchemez S, Cruz OG, Munayco CV, Díaz-Quiñonez JA, Mitchell D, Lott F, Lambert B, de Souza WM, Dominici F, Pybus OG, Codeço CT, Castro MC, Kraemer MUG, Sparrow S. 2025. The </w:t>
      </w:r>
      <w:r>
        <w:rPr>
          <w:rFonts w:ascii="Calibri" w:hAnsi="Calibri" w:cs="Calibri"/>
          <w:lang w:val="en-US"/>
        </w:rPr>
        <w:lastRenderedPageBreak/>
        <w:t xml:space="preserve">role of climate change in the expansion of dengue. </w:t>
      </w:r>
      <w:r>
        <w:rPr>
          <w:rFonts w:ascii="Calibri" w:hAnsi="Calibri" w:cs="Calibri"/>
          <w:i/>
          <w:iCs/>
          <w:lang w:val="en-US"/>
        </w:rPr>
        <w:t>medRxiv [Preprint]</w:t>
      </w:r>
      <w:r>
        <w:rPr>
          <w:rFonts w:ascii="Calibri" w:hAnsi="Calibri" w:cs="Calibri"/>
          <w:lang w:val="en-US"/>
        </w:rPr>
        <w:t xml:space="preserve"> doi.org/10.1101/2025.10.06.25337235</w:t>
      </w:r>
    </w:p>
    <w:p w14:paraId="464F8AEF" w14:textId="5491B3B9" w:rsidR="009C0853" w:rsidRPr="009C0853" w:rsidRDefault="009C0853" w:rsidP="009C0853">
      <w:pPr>
        <w:spacing w:after="0" w:line="480" w:lineRule="auto"/>
        <w:jc w:val="both"/>
        <w:rPr>
          <w:rFonts w:ascii="Calibri" w:hAnsi="Calibri" w:cs="Calibri"/>
          <w:lang w:val="en-US"/>
        </w:rPr>
      </w:pPr>
      <w:r w:rsidRPr="004543BE">
        <w:rPr>
          <w:rFonts w:ascii="Calibri" w:hAnsi="Calibri" w:cs="Calibri"/>
        </w:rPr>
        <w:t xml:space="preserve">24. de Souza WM, de Lima STS, Simões Mello LM, Candido DS, Buss L, Whittaker C, Claro IM, Chandradeva N, Granja F, de Jesus R, Lemos PS, Toledo-Teixeira DA, Barbosa PP, Firmino ACL, Amorim MR, Duarte LMF, Pessoa IB Jr, Forato J, Vasconcelos IL, Maximo ACBM, Araújo ELL, Perdigão Mello L, Sabino EC, Proença-Módena JL, Faria NR, Weaver SC. 2023. </w:t>
      </w:r>
      <w:r>
        <w:rPr>
          <w:rFonts w:ascii="Calibri" w:hAnsi="Calibri" w:cs="Calibri"/>
          <w:lang w:val="en-US"/>
        </w:rPr>
        <w:t xml:space="preserve">Spatiotemporal dynamics and recurrence of chikungunya virus in Brazil: an epidemiological study. </w:t>
      </w:r>
      <w:r>
        <w:rPr>
          <w:rFonts w:ascii="Calibri" w:hAnsi="Calibri" w:cs="Calibri"/>
          <w:i/>
          <w:iCs/>
          <w:lang w:val="en-US"/>
        </w:rPr>
        <w:t>Lancet Microbe</w:t>
      </w:r>
      <w:r>
        <w:rPr>
          <w:rFonts w:ascii="Calibri" w:hAnsi="Calibri" w:cs="Calibri"/>
          <w:lang w:val="en-US"/>
        </w:rPr>
        <w:t xml:space="preserve"> 4(5):e319–29.</w:t>
      </w:r>
    </w:p>
    <w:p w14:paraId="7491CCE3" w14:textId="6F18D841" w:rsidR="009C0853" w:rsidRPr="009C0853" w:rsidRDefault="009C0853" w:rsidP="009C0853">
      <w:pPr>
        <w:spacing w:after="0" w:line="480" w:lineRule="auto"/>
        <w:jc w:val="both"/>
        <w:rPr>
          <w:rFonts w:ascii="Calibri" w:hAnsi="Calibri" w:cs="Calibri"/>
          <w:lang w:val="en-US"/>
        </w:rPr>
      </w:pPr>
      <w:r>
        <w:rPr>
          <w:rFonts w:ascii="Calibri" w:hAnsi="Calibri" w:cs="Calibri"/>
          <w:lang w:val="en-US"/>
        </w:rPr>
        <w:t xml:space="preserve">25. Ryan SJ, Carlson CJ, Mordecai EA, Johnson LR. 2019. Global expansion and redistribution of Aedes-borne virus transmission risk with climate change. </w:t>
      </w:r>
      <w:r>
        <w:rPr>
          <w:rFonts w:ascii="Calibri" w:hAnsi="Calibri" w:cs="Calibri"/>
          <w:i/>
          <w:iCs/>
          <w:lang w:val="en-US"/>
        </w:rPr>
        <w:t>PLoS Negl Trop Dis</w:t>
      </w:r>
      <w:r>
        <w:rPr>
          <w:rFonts w:ascii="Calibri" w:hAnsi="Calibri" w:cs="Calibri"/>
          <w:lang w:val="en-US"/>
        </w:rPr>
        <w:t xml:space="preserve"> 13(3):e0007213.</w:t>
      </w:r>
    </w:p>
    <w:p w14:paraId="186E070B" w14:textId="1E9E1E4F" w:rsidR="009C0853" w:rsidRPr="009C0853" w:rsidRDefault="009C0853" w:rsidP="009C0853">
      <w:pPr>
        <w:spacing w:after="0" w:line="480" w:lineRule="auto"/>
        <w:jc w:val="both"/>
        <w:rPr>
          <w:rFonts w:ascii="Calibri" w:hAnsi="Calibri" w:cs="Calibri"/>
          <w:lang w:val="en-US"/>
        </w:rPr>
      </w:pPr>
      <w:r>
        <w:rPr>
          <w:rFonts w:ascii="Calibri" w:hAnsi="Calibri" w:cs="Calibri"/>
          <w:lang w:val="en-US"/>
        </w:rPr>
        <w:t xml:space="preserve">26. Kraemer MUG, Reiner RC Jr, Brady OJ, Messina JP, Gilbert M, Pigott DM, Yi D, Johnson K, Earl L, Marczak LB, Shirude S, Davis Weaver N, Bisanzio D, Perkins TA, Lai S, Lu X, Jones P, Coelho GE, Carvalho RG, Van Bortel W, Marsboom C, Hendrickx G, Schaffner F, Moore CG, Nax HH, Bengtsson L, Wetter E, Tatem AJ, Brownstein JS, Smith DL, Lambrechts L, Cauchemez S, Linard C, Faria NR, Pybus OG, Scott TW, Liu Q, Yu H, Wint GRW, Hay SI, Golding N. 2019. Past and future spread of the arbovirus vectors Aedes aegypti and Aedes albopictus. </w:t>
      </w:r>
      <w:r>
        <w:rPr>
          <w:rFonts w:ascii="Calibri" w:hAnsi="Calibri" w:cs="Calibri"/>
          <w:i/>
          <w:iCs/>
          <w:lang w:val="en-US"/>
        </w:rPr>
        <w:t>Nat Microbiol</w:t>
      </w:r>
      <w:r>
        <w:rPr>
          <w:rFonts w:ascii="Calibri" w:hAnsi="Calibri" w:cs="Calibri"/>
          <w:lang w:val="en-US"/>
        </w:rPr>
        <w:t xml:space="preserve"> 4(5):854–63.</w:t>
      </w:r>
    </w:p>
    <w:p w14:paraId="5010FE19" w14:textId="27B36CA7" w:rsidR="009C0853" w:rsidRPr="009C0853" w:rsidRDefault="009C0853" w:rsidP="009C0853">
      <w:pPr>
        <w:spacing w:after="0" w:line="480" w:lineRule="auto"/>
        <w:jc w:val="both"/>
        <w:rPr>
          <w:rFonts w:ascii="Calibri" w:hAnsi="Calibri" w:cs="Calibri"/>
          <w:lang w:val="en-US"/>
        </w:rPr>
      </w:pPr>
      <w:r>
        <w:rPr>
          <w:rFonts w:ascii="Calibri" w:hAnsi="Calibri" w:cs="Calibri"/>
          <w:lang w:val="en-US"/>
        </w:rPr>
        <w:t xml:space="preserve">27. Ferguson NM, Cucunubá ZM, Dorigatti I, Nedjati-Gilani GL, Donnelly CA, Basáñez MG, Nouvellet P, Lessler J. 2016. Countering the Zika epidemic in Latin America. </w:t>
      </w:r>
      <w:r>
        <w:rPr>
          <w:rFonts w:ascii="Calibri" w:hAnsi="Calibri" w:cs="Calibri"/>
          <w:i/>
          <w:iCs/>
          <w:lang w:val="en-US"/>
        </w:rPr>
        <w:t>Science</w:t>
      </w:r>
      <w:r>
        <w:rPr>
          <w:rFonts w:ascii="Calibri" w:hAnsi="Calibri" w:cs="Calibri"/>
          <w:lang w:val="en-US"/>
        </w:rPr>
        <w:t xml:space="preserve"> 353(6297):353–4.</w:t>
      </w:r>
    </w:p>
    <w:p w14:paraId="36F0DB66" w14:textId="6BE36D20" w:rsidR="009C0853" w:rsidRPr="00CC7618" w:rsidRDefault="009C0853" w:rsidP="009C0853">
      <w:pPr>
        <w:spacing w:after="0" w:line="480" w:lineRule="auto"/>
        <w:jc w:val="both"/>
        <w:rPr>
          <w:rFonts w:ascii="Calibri" w:hAnsi="Calibri" w:cs="Calibri"/>
          <w:lang w:val="en-US"/>
        </w:rPr>
      </w:pPr>
      <w:r>
        <w:rPr>
          <w:rFonts w:ascii="Calibri" w:hAnsi="Calibri" w:cs="Calibri"/>
          <w:lang w:val="en-US"/>
        </w:rPr>
        <w:t xml:space="preserve">28. Netto EM, Moreira-Soto A, Pedroso C, Höser C, Funk S, Kucharski AJ, Rockstroh A, Kümmerer BM, Sampaio GS, Luz E, Vaz SN, Dias JP, Bastos FA, Cabral R, Kistemann T, Ulbert S, de Lamballerie X, Jaenisch T, Brady OJ, Drosten C, Sarno M, Brites C, Drexler JF. 2017. High Zika virus </w:t>
      </w:r>
      <w:r>
        <w:rPr>
          <w:rFonts w:ascii="Calibri" w:hAnsi="Calibri" w:cs="Calibri"/>
          <w:lang w:val="en-US"/>
        </w:rPr>
        <w:lastRenderedPageBreak/>
        <w:t xml:space="preserve">seroprevalence in Salvador, northeastern Brazil limits the potential for further outbreaks. </w:t>
      </w:r>
      <w:r>
        <w:rPr>
          <w:rFonts w:ascii="Calibri" w:hAnsi="Calibri" w:cs="Calibri"/>
          <w:i/>
          <w:iCs/>
          <w:lang w:val="en-US"/>
        </w:rPr>
        <w:t>mBio</w:t>
      </w:r>
      <w:r>
        <w:rPr>
          <w:rFonts w:ascii="Calibri" w:hAnsi="Calibri" w:cs="Calibri"/>
          <w:lang w:val="en-US"/>
        </w:rPr>
        <w:t xml:space="preserve"> 8(6):e01390-17.</w:t>
      </w:r>
    </w:p>
    <w:p w14:paraId="511DBB7C" w14:textId="65E8E0CF" w:rsidR="009C0853" w:rsidRPr="009C0853" w:rsidRDefault="009C0853" w:rsidP="009C0853">
      <w:pPr>
        <w:spacing w:after="0" w:line="480" w:lineRule="auto"/>
        <w:jc w:val="both"/>
        <w:rPr>
          <w:rFonts w:ascii="Calibri" w:hAnsi="Calibri" w:cs="Calibri"/>
          <w:lang w:val="en-US"/>
        </w:rPr>
      </w:pPr>
      <w:r>
        <w:rPr>
          <w:rFonts w:ascii="Calibri" w:hAnsi="Calibri" w:cs="Calibri"/>
        </w:rPr>
        <w:t xml:space="preserve">29. Rodriguez-Barraquer I, Costa F, Nascimento EJM, Nery N Júnior, Castanha PMS, Sacramento GA, Cruz J, Carvalho M, De Olivera D, Hagan JE, Adhikarla H, Wunder EA Jr, Coêlho DF, Azar SR, Rossi SL, Vasilakis N, Weaver SC, Ribeiro GS, Balmaseda A, Harris E, Nogueira ML, Reis MG, Marques ETA, Cummings DAT, Ko AI. 2019. </w:t>
      </w:r>
      <w:r>
        <w:rPr>
          <w:rFonts w:ascii="Calibri" w:hAnsi="Calibri" w:cs="Calibri"/>
          <w:lang w:val="en-US"/>
        </w:rPr>
        <w:t xml:space="preserve">Impact of preexisting dengue immunity on Zika virus emergence in a dengue endemic region. </w:t>
      </w:r>
      <w:r>
        <w:rPr>
          <w:rFonts w:ascii="Calibri" w:hAnsi="Calibri" w:cs="Calibri"/>
          <w:i/>
          <w:iCs/>
          <w:lang w:val="en-US"/>
        </w:rPr>
        <w:t>Science</w:t>
      </w:r>
      <w:r>
        <w:rPr>
          <w:rFonts w:ascii="Calibri" w:hAnsi="Calibri" w:cs="Calibri"/>
          <w:lang w:val="en-US"/>
        </w:rPr>
        <w:t xml:space="preserve"> 363(6427):607–10.</w:t>
      </w:r>
    </w:p>
    <w:p w14:paraId="7CAE5F4E" w14:textId="58D24D8A" w:rsidR="009C0853" w:rsidRPr="004543BE" w:rsidRDefault="009C0853" w:rsidP="009C0853">
      <w:pPr>
        <w:spacing w:after="0" w:line="480" w:lineRule="auto"/>
        <w:jc w:val="both"/>
        <w:rPr>
          <w:rFonts w:ascii="Calibri" w:hAnsi="Calibri" w:cs="Calibri"/>
          <w:lang w:val="en-US"/>
        </w:rPr>
      </w:pPr>
      <w:r>
        <w:rPr>
          <w:rFonts w:ascii="Calibri" w:hAnsi="Calibri" w:cs="Calibri"/>
          <w:lang w:val="en-US"/>
        </w:rPr>
        <w:t xml:space="preserve">30. Katzelnick LC, Gresh L, Halloran ME, Mercado JC, Kuan G, Gordon A, Balmaseda A, Harris E. 2017. Antibody-dependent enhancement of severe dengue disease in humans. </w:t>
      </w:r>
      <w:r w:rsidRPr="004543BE">
        <w:rPr>
          <w:rFonts w:ascii="Calibri" w:hAnsi="Calibri" w:cs="Calibri"/>
          <w:i/>
          <w:iCs/>
          <w:lang w:val="en-US"/>
        </w:rPr>
        <w:t>Science</w:t>
      </w:r>
      <w:r w:rsidRPr="004543BE">
        <w:rPr>
          <w:rFonts w:ascii="Calibri" w:hAnsi="Calibri" w:cs="Calibri"/>
          <w:lang w:val="en-US"/>
        </w:rPr>
        <w:t xml:space="preserve"> 358(6365):929–32.</w:t>
      </w:r>
    </w:p>
    <w:p w14:paraId="488B3CAE" w14:textId="63EC41F2" w:rsidR="009C0853" w:rsidRPr="009C0853" w:rsidRDefault="009C0853" w:rsidP="009C0853">
      <w:pPr>
        <w:spacing w:after="0" w:line="480" w:lineRule="auto"/>
        <w:jc w:val="both"/>
        <w:rPr>
          <w:rFonts w:ascii="Calibri" w:hAnsi="Calibri" w:cs="Calibri"/>
          <w:lang w:val="en-US"/>
        </w:rPr>
      </w:pPr>
      <w:r>
        <w:rPr>
          <w:rFonts w:ascii="Calibri" w:hAnsi="Calibri" w:cs="Calibri"/>
        </w:rPr>
        <w:t xml:space="preserve">31. Silva MM, Rodrigues MS, Paploski IA, Kikuti M, Kasper AM, Cruz JS, Queiroz TL, Tavares AS, Santana PM, Araújo JM, Ko AI, Reis MG, Ribeiro GS. 2016. </w:t>
      </w:r>
      <w:r>
        <w:rPr>
          <w:rFonts w:ascii="Calibri" w:hAnsi="Calibri" w:cs="Calibri"/>
          <w:lang w:val="en-US"/>
        </w:rPr>
        <w:t xml:space="preserve">Accuracy of dengue reporting by the National Surveillance System, Brazil. </w:t>
      </w:r>
      <w:r>
        <w:rPr>
          <w:rFonts w:ascii="Calibri" w:hAnsi="Calibri" w:cs="Calibri"/>
          <w:i/>
          <w:iCs/>
          <w:lang w:val="en-US"/>
        </w:rPr>
        <w:t>Emerg Infect Dis</w:t>
      </w:r>
      <w:r>
        <w:rPr>
          <w:rFonts w:ascii="Calibri" w:hAnsi="Calibri" w:cs="Calibri"/>
          <w:lang w:val="en-US"/>
        </w:rPr>
        <w:t xml:space="preserve"> 22(2):336–9.</w:t>
      </w:r>
    </w:p>
    <w:p w14:paraId="20A3B71B" w14:textId="6E7807C8" w:rsidR="009C0853" w:rsidRPr="004543BE" w:rsidRDefault="009C0853" w:rsidP="009C0853">
      <w:pPr>
        <w:spacing w:after="0" w:line="480" w:lineRule="auto"/>
        <w:jc w:val="both"/>
        <w:rPr>
          <w:rFonts w:ascii="Calibri" w:hAnsi="Calibri" w:cs="Calibri"/>
        </w:rPr>
      </w:pPr>
      <w:r>
        <w:rPr>
          <w:rFonts w:ascii="Calibri" w:hAnsi="Calibri" w:cs="Calibri"/>
          <w:lang w:val="en-US"/>
        </w:rPr>
        <w:t xml:space="preserve">32. Musso D, Ko AI, Baud D. 2019. Zika virus infection — after the pandemic. </w:t>
      </w:r>
      <w:r w:rsidRPr="004543BE">
        <w:rPr>
          <w:rFonts w:ascii="Calibri" w:hAnsi="Calibri" w:cs="Calibri"/>
          <w:i/>
          <w:iCs/>
        </w:rPr>
        <w:t>N Engl J Med</w:t>
      </w:r>
      <w:r w:rsidRPr="004543BE">
        <w:rPr>
          <w:rFonts w:ascii="Calibri" w:hAnsi="Calibri" w:cs="Calibri"/>
        </w:rPr>
        <w:t xml:space="preserve"> 381(15):1444–57.</w:t>
      </w:r>
    </w:p>
    <w:p w14:paraId="43B43CC2" w14:textId="398AD5C8" w:rsidR="009C0853" w:rsidRPr="004543BE" w:rsidRDefault="009C0853" w:rsidP="009C0853">
      <w:pPr>
        <w:spacing w:after="0" w:line="480" w:lineRule="auto"/>
        <w:jc w:val="both"/>
        <w:rPr>
          <w:rFonts w:ascii="Calibri" w:hAnsi="Calibri" w:cs="Calibri"/>
        </w:rPr>
      </w:pPr>
      <w:r>
        <w:rPr>
          <w:rFonts w:ascii="Calibri" w:hAnsi="Calibri" w:cs="Calibri"/>
        </w:rPr>
        <w:t xml:space="preserve">33. Souza JHM, Barros TB, Almeida PP, Vieira SCA, Melo FF, Silva RAA, Tomazi L. 2021. </w:t>
      </w:r>
      <w:r>
        <w:rPr>
          <w:rFonts w:ascii="Calibri" w:hAnsi="Calibri" w:cs="Calibri"/>
          <w:lang w:val="en-US"/>
        </w:rPr>
        <w:t xml:space="preserve">Dynamics of transmission of urban arbovirus dengue, Zika and chikungunya in southwestern region of Bahia, Brazil. </w:t>
      </w:r>
      <w:r w:rsidRPr="004543BE">
        <w:rPr>
          <w:rFonts w:ascii="Calibri" w:hAnsi="Calibri" w:cs="Calibri"/>
          <w:i/>
          <w:iCs/>
        </w:rPr>
        <w:t>An Acad Bras Cienc</w:t>
      </w:r>
      <w:r w:rsidRPr="004543BE">
        <w:rPr>
          <w:rFonts w:ascii="Calibri" w:hAnsi="Calibri" w:cs="Calibri"/>
        </w:rPr>
        <w:t xml:space="preserve"> 93(3):e20200670.</w:t>
      </w:r>
    </w:p>
    <w:p w14:paraId="748BAFEC" w14:textId="23D04577" w:rsidR="009C0853" w:rsidRPr="009C0853" w:rsidRDefault="009C0853" w:rsidP="009C0853">
      <w:pPr>
        <w:spacing w:after="0" w:line="480" w:lineRule="auto"/>
        <w:jc w:val="both"/>
        <w:rPr>
          <w:rFonts w:ascii="Calibri" w:hAnsi="Calibri" w:cs="Calibri"/>
        </w:rPr>
      </w:pPr>
      <w:r>
        <w:rPr>
          <w:rFonts w:ascii="Calibri" w:hAnsi="Calibri" w:cs="Calibri"/>
        </w:rPr>
        <w:t xml:space="preserve">34. Farias PCS, Pastor AF, Gonçales JP, do Nascimento IDS, de Souza Ferraz ES, Lopes TRR, do Carmo RF, Côelho MRCD, Silva Júnior JVJ. 2023. </w:t>
      </w:r>
      <w:r>
        <w:rPr>
          <w:rFonts w:ascii="Calibri" w:hAnsi="Calibri" w:cs="Calibri"/>
          <w:lang w:val="en-US"/>
        </w:rPr>
        <w:t xml:space="preserve">Epidemiological profile of arboviruses in two different scenarios: dengue circulation vs. dengue, chikungunya and Zika co-circulation. </w:t>
      </w:r>
      <w:r>
        <w:rPr>
          <w:rFonts w:ascii="Calibri" w:hAnsi="Calibri" w:cs="Calibri"/>
          <w:i/>
          <w:iCs/>
        </w:rPr>
        <w:t>BMC Infect Dis</w:t>
      </w:r>
      <w:r>
        <w:rPr>
          <w:rFonts w:ascii="Calibri" w:hAnsi="Calibri" w:cs="Calibri"/>
        </w:rPr>
        <w:t xml:space="preserve"> 23(1):177.</w:t>
      </w:r>
    </w:p>
    <w:p w14:paraId="2DE8DB95" w14:textId="08CDF961" w:rsidR="009C0853" w:rsidRPr="00A30FAF" w:rsidRDefault="009C0853" w:rsidP="009C0853">
      <w:pPr>
        <w:spacing w:after="0" w:line="480" w:lineRule="auto"/>
        <w:jc w:val="both"/>
        <w:rPr>
          <w:rFonts w:ascii="Calibri" w:hAnsi="Calibri" w:cs="Calibri"/>
        </w:rPr>
      </w:pPr>
      <w:r>
        <w:rPr>
          <w:rFonts w:ascii="Calibri" w:hAnsi="Calibri" w:cs="Calibri"/>
        </w:rPr>
        <w:lastRenderedPageBreak/>
        <w:t xml:space="preserve">35. de Jesus Santos T, de Araújo KCGM, Góes MAO, Bezerra-Santos M, Ribeiro CJN, Dos Santos AD, Camargo ELS, Souza RCS, Mendes IAC, Sousa AFL, da Conceição Araújo D. 2024. </w:t>
      </w:r>
      <w:r>
        <w:rPr>
          <w:rFonts w:ascii="Calibri" w:hAnsi="Calibri" w:cs="Calibri"/>
          <w:lang w:val="en-US"/>
        </w:rPr>
        <w:t xml:space="preserve">Spatial and temporal dynamics of chikungunya incidence in Brazil and the impact of social vulnerability: a population-based and ecological study. </w:t>
      </w:r>
      <w:r>
        <w:rPr>
          <w:rFonts w:ascii="Calibri" w:hAnsi="Calibri" w:cs="Calibri"/>
          <w:i/>
          <w:iCs/>
        </w:rPr>
        <w:t>Diseases</w:t>
      </w:r>
      <w:r>
        <w:rPr>
          <w:rFonts w:ascii="Calibri" w:hAnsi="Calibri" w:cs="Calibri"/>
        </w:rPr>
        <w:t xml:space="preserve"> 12(7):135.</w:t>
      </w:r>
    </w:p>
    <w:p w14:paraId="2A4BDB01" w14:textId="11A7149C" w:rsidR="009C0853" w:rsidRPr="00D84039" w:rsidRDefault="009C0853" w:rsidP="009C0853">
      <w:pPr>
        <w:spacing w:after="0" w:line="480" w:lineRule="auto"/>
        <w:jc w:val="both"/>
        <w:rPr>
          <w:rFonts w:ascii="Calibri" w:hAnsi="Calibri" w:cs="Calibri"/>
        </w:rPr>
      </w:pPr>
      <w:r>
        <w:rPr>
          <w:rFonts w:ascii="Calibri" w:hAnsi="Calibri" w:cs="Calibri"/>
        </w:rPr>
        <w:t xml:space="preserve">36. Nogueira RM, Schatzmayr HG, de Filippis AM, dos Santos FB, da Cunha RV, Coelho JO, de Souza LJ, Guimarães FR, de Araújo ES, De Simone TS, Baran M, Teixeira G Jr, Miagostovich MP. 2005. Dengue virus type 3, Brazil, 2002. </w:t>
      </w:r>
      <w:r>
        <w:rPr>
          <w:rFonts w:ascii="Calibri" w:hAnsi="Calibri" w:cs="Calibri"/>
          <w:i/>
          <w:iCs/>
        </w:rPr>
        <w:t>Emerg Infect Dis</w:t>
      </w:r>
      <w:r>
        <w:rPr>
          <w:rFonts w:ascii="Calibri" w:hAnsi="Calibri" w:cs="Calibri"/>
        </w:rPr>
        <w:t xml:space="preserve"> 11(9):1376–81.</w:t>
      </w:r>
    </w:p>
    <w:p w14:paraId="3B1D7906" w14:textId="634E0F4B" w:rsidR="009C0853" w:rsidRPr="009C0853" w:rsidRDefault="009C0853" w:rsidP="009C0853">
      <w:pPr>
        <w:spacing w:after="0" w:line="480" w:lineRule="auto"/>
        <w:jc w:val="both"/>
        <w:rPr>
          <w:rFonts w:ascii="Calibri" w:hAnsi="Calibri" w:cs="Calibri"/>
        </w:rPr>
      </w:pPr>
      <w:r>
        <w:rPr>
          <w:rFonts w:ascii="Calibri" w:hAnsi="Calibri" w:cs="Calibri"/>
        </w:rPr>
        <w:t xml:space="preserve">37. Pereira JS, Slavov SN, Brcko IC, Ribeiro G, de Souza VC, Ribeiro IS, De Lima ITT, Borges GAL, Furtado KCL, Chagas SMDS, da Costa PMSSB, Adelino TÉR, Iani FCM, Alcantara LCJ, Hill V, Grubaugh ND, Sampaio SC, Elias MC, Giovanetti M, Lima ARJ. 2025. </w:t>
      </w:r>
      <w:r>
        <w:rPr>
          <w:rFonts w:ascii="Calibri" w:hAnsi="Calibri" w:cs="Calibri"/>
          <w:lang w:val="en-US"/>
        </w:rPr>
        <w:t xml:space="preserve">Unravelling dengue serotype 3 transmission in Brazil: evidence for multiple introductions of the 3III_B.3.2 lineage. </w:t>
      </w:r>
      <w:r>
        <w:rPr>
          <w:rFonts w:ascii="Calibri" w:hAnsi="Calibri" w:cs="Calibri"/>
          <w:i/>
          <w:iCs/>
        </w:rPr>
        <w:t>Virus Evol</w:t>
      </w:r>
      <w:r>
        <w:rPr>
          <w:rFonts w:ascii="Calibri" w:hAnsi="Calibri" w:cs="Calibri"/>
        </w:rPr>
        <w:t xml:space="preserve"> 11(1):veaf034.</w:t>
      </w:r>
    </w:p>
    <w:p w14:paraId="74B8B5D7" w14:textId="33EF4571" w:rsidR="009C0853" w:rsidRPr="00A30FAF" w:rsidRDefault="009C0853" w:rsidP="009C0853">
      <w:pPr>
        <w:spacing w:after="0" w:line="480" w:lineRule="auto"/>
        <w:jc w:val="both"/>
        <w:rPr>
          <w:rFonts w:ascii="Calibri" w:hAnsi="Calibri" w:cs="Calibri"/>
          <w:lang w:val="en-US"/>
        </w:rPr>
      </w:pPr>
      <w:r>
        <w:rPr>
          <w:rFonts w:ascii="Calibri" w:hAnsi="Calibri" w:cs="Calibri"/>
        </w:rPr>
        <w:t xml:space="preserve">38. Acero-Sandoval MA, Palacio-Cortés AM, Navarro-Silva MA. 2023. </w:t>
      </w:r>
      <w:r>
        <w:rPr>
          <w:rFonts w:ascii="Calibri" w:hAnsi="Calibri" w:cs="Calibri"/>
          <w:lang w:val="en-US"/>
        </w:rPr>
        <w:t xml:space="preserve">Aedes aegypti in southern Brazil: spatiotemporal distribution dynamics and association with climate and environmental factors. </w:t>
      </w:r>
      <w:r>
        <w:rPr>
          <w:rFonts w:ascii="Calibri" w:hAnsi="Calibri" w:cs="Calibri"/>
          <w:i/>
          <w:iCs/>
          <w:lang w:val="en-US"/>
        </w:rPr>
        <w:t>Trop Med Infect Dis</w:t>
      </w:r>
      <w:r>
        <w:rPr>
          <w:rFonts w:ascii="Calibri" w:hAnsi="Calibri" w:cs="Calibri"/>
          <w:lang w:val="en-US"/>
        </w:rPr>
        <w:t xml:space="preserve"> 8(2):77.</w:t>
      </w:r>
    </w:p>
    <w:p w14:paraId="6D24F110" w14:textId="7F5C0312" w:rsidR="009C0853" w:rsidRPr="009C0853" w:rsidRDefault="009C0853" w:rsidP="009C0853">
      <w:pPr>
        <w:spacing w:after="0" w:line="480" w:lineRule="auto"/>
        <w:jc w:val="both"/>
        <w:rPr>
          <w:rFonts w:ascii="Calibri" w:hAnsi="Calibri" w:cs="Calibri"/>
          <w:lang w:val="en-US"/>
        </w:rPr>
      </w:pPr>
      <w:r>
        <w:rPr>
          <w:rFonts w:ascii="Calibri" w:hAnsi="Calibri" w:cs="Calibri"/>
          <w:lang w:val="en-US"/>
        </w:rPr>
        <w:t xml:space="preserve">39. Sena BF, Martins DBG, Diniz CSG, Lima Filho JL. 2025. Sex-specific public health data: analyzing the arboviral impact on women in Brazil. </w:t>
      </w:r>
      <w:r>
        <w:rPr>
          <w:rFonts w:ascii="Calibri" w:hAnsi="Calibri" w:cs="Calibri"/>
          <w:i/>
          <w:iCs/>
          <w:lang w:val="en-US"/>
        </w:rPr>
        <w:t>Rev Saude Publica</w:t>
      </w:r>
      <w:r>
        <w:rPr>
          <w:rFonts w:ascii="Calibri" w:hAnsi="Calibri" w:cs="Calibri"/>
          <w:lang w:val="en-US"/>
        </w:rPr>
        <w:t xml:space="preserve"> 59:e17.</w:t>
      </w:r>
    </w:p>
    <w:p w14:paraId="3D40EBAC" w14:textId="322FEA04" w:rsidR="009C0853" w:rsidRPr="004543BE" w:rsidRDefault="009C0853" w:rsidP="009C0853">
      <w:pPr>
        <w:spacing w:after="0" w:line="480" w:lineRule="auto"/>
        <w:jc w:val="both"/>
        <w:rPr>
          <w:rFonts w:ascii="Calibri" w:hAnsi="Calibri" w:cs="Calibri"/>
          <w:lang w:val="en-US"/>
        </w:rPr>
      </w:pPr>
      <w:r>
        <w:rPr>
          <w:rFonts w:ascii="Calibri" w:hAnsi="Calibri" w:cs="Calibri"/>
          <w:lang w:val="en-US"/>
        </w:rPr>
        <w:t xml:space="preserve">40. Ng RJ, Chong ZL, Abdul Mutalip MH, Ng CW. 2022. Factors influencing healthcare seeking in patients with dengue: a systematic review. </w:t>
      </w:r>
      <w:r w:rsidRPr="004543BE">
        <w:rPr>
          <w:rFonts w:ascii="Calibri" w:hAnsi="Calibri" w:cs="Calibri"/>
          <w:i/>
          <w:iCs/>
          <w:lang w:val="en-US"/>
        </w:rPr>
        <w:t>Trop Med Int Health</w:t>
      </w:r>
      <w:r w:rsidRPr="004543BE">
        <w:rPr>
          <w:rFonts w:ascii="Calibri" w:hAnsi="Calibri" w:cs="Calibri"/>
          <w:lang w:val="en-US"/>
        </w:rPr>
        <w:t xml:space="preserve"> 27(1):13–21.</w:t>
      </w:r>
    </w:p>
    <w:p w14:paraId="0E47A59A" w14:textId="151AFCEC" w:rsidR="009C0853" w:rsidRPr="009C0853" w:rsidRDefault="009C0853" w:rsidP="009C0853">
      <w:pPr>
        <w:spacing w:after="0" w:line="480" w:lineRule="auto"/>
        <w:jc w:val="both"/>
        <w:rPr>
          <w:rFonts w:ascii="Calibri" w:hAnsi="Calibri" w:cs="Calibri"/>
          <w:lang w:val="en-US"/>
        </w:rPr>
      </w:pPr>
      <w:r>
        <w:rPr>
          <w:rFonts w:ascii="Calibri" w:hAnsi="Calibri" w:cs="Calibri"/>
          <w:lang w:val="en-US"/>
        </w:rPr>
        <w:t xml:space="preserve">41. Halstead SB. 2014. Dengue antibody-dependent enhancement: knowns and unknowns. </w:t>
      </w:r>
      <w:r>
        <w:rPr>
          <w:rFonts w:ascii="Calibri" w:hAnsi="Calibri" w:cs="Calibri"/>
          <w:i/>
          <w:iCs/>
          <w:lang w:val="en-US"/>
        </w:rPr>
        <w:t>Microbiol Spectr</w:t>
      </w:r>
      <w:r>
        <w:rPr>
          <w:rFonts w:ascii="Calibri" w:hAnsi="Calibri" w:cs="Calibri"/>
          <w:lang w:val="en-US"/>
        </w:rPr>
        <w:t xml:space="preserve"> 2(6):AID-0022-2014.</w:t>
      </w:r>
    </w:p>
    <w:p w14:paraId="6DA8D0B2" w14:textId="0C71BC92" w:rsidR="009C0853" w:rsidRPr="009C0853" w:rsidRDefault="009C0853" w:rsidP="009C0853">
      <w:pPr>
        <w:spacing w:after="0" w:line="480" w:lineRule="auto"/>
        <w:jc w:val="both"/>
        <w:rPr>
          <w:rFonts w:ascii="Calibri" w:hAnsi="Calibri" w:cs="Calibri"/>
          <w:lang w:val="en-US"/>
        </w:rPr>
      </w:pPr>
      <w:r>
        <w:rPr>
          <w:rFonts w:ascii="Calibri" w:hAnsi="Calibri" w:cs="Calibri"/>
          <w:lang w:val="en-US"/>
        </w:rPr>
        <w:lastRenderedPageBreak/>
        <w:t xml:space="preserve">42. Guzman MG, Alvarez M, Halstead SB. 2013. Secondary infection as a risk factor for dengue hemorrhagic fever/dengue shock syndrome: an historical perspective and role of antibody-dependent enhancement of infection. </w:t>
      </w:r>
      <w:r>
        <w:rPr>
          <w:rFonts w:ascii="Calibri" w:hAnsi="Calibri" w:cs="Calibri"/>
          <w:i/>
          <w:iCs/>
          <w:lang w:val="en-US"/>
        </w:rPr>
        <w:t>Arch Virol</w:t>
      </w:r>
      <w:r>
        <w:rPr>
          <w:rFonts w:ascii="Calibri" w:hAnsi="Calibri" w:cs="Calibri"/>
          <w:lang w:val="en-US"/>
        </w:rPr>
        <w:t xml:space="preserve"> 158(7):1445–59.</w:t>
      </w:r>
    </w:p>
    <w:p w14:paraId="005B2F02" w14:textId="3D9D246E" w:rsidR="009C0853" w:rsidRPr="009C0853" w:rsidRDefault="009C0853" w:rsidP="009C0853">
      <w:pPr>
        <w:spacing w:after="0" w:line="480" w:lineRule="auto"/>
        <w:jc w:val="both"/>
        <w:rPr>
          <w:rFonts w:ascii="Calibri" w:hAnsi="Calibri" w:cs="Calibri"/>
          <w:lang w:val="en-US"/>
        </w:rPr>
      </w:pPr>
      <w:r>
        <w:rPr>
          <w:rFonts w:ascii="Calibri" w:hAnsi="Calibri" w:cs="Calibri"/>
          <w:lang w:val="en-US"/>
        </w:rPr>
        <w:t xml:space="preserve">43. Bettis AA, L'Azou Jackson M, Yoon IK, Breugelmans JG, Goios A, Gubler DJ, Powers AM. 2022. The global epidemiology of chikungunya from 1999 to 2020: a systematic literature review. </w:t>
      </w:r>
      <w:r>
        <w:rPr>
          <w:rFonts w:ascii="Calibri" w:hAnsi="Calibri" w:cs="Calibri"/>
          <w:i/>
          <w:iCs/>
          <w:lang w:val="en-US"/>
        </w:rPr>
        <w:t>PLoS Negl Trop Dis</w:t>
      </w:r>
      <w:r>
        <w:rPr>
          <w:rFonts w:ascii="Calibri" w:hAnsi="Calibri" w:cs="Calibri"/>
          <w:lang w:val="en-US"/>
        </w:rPr>
        <w:t xml:space="preserve"> 16(1):e0010069.</w:t>
      </w:r>
    </w:p>
    <w:p w14:paraId="45271A65" w14:textId="41219AA7" w:rsidR="009C0853" w:rsidRPr="004543BE" w:rsidRDefault="009C0853" w:rsidP="009C0853">
      <w:pPr>
        <w:spacing w:after="0" w:line="480" w:lineRule="auto"/>
        <w:jc w:val="both"/>
        <w:rPr>
          <w:rFonts w:ascii="Calibri" w:hAnsi="Calibri" w:cs="Calibri"/>
        </w:rPr>
      </w:pPr>
      <w:r>
        <w:rPr>
          <w:rFonts w:ascii="Calibri" w:hAnsi="Calibri" w:cs="Calibri"/>
          <w:lang w:val="en-US"/>
        </w:rPr>
        <w:t xml:space="preserve">44. van Aalst M, Nelen CM, Goorhuis A, Stijnis C, Grobusch MP. 2017. Long-term sequelae of chikungunya virus disease: a systematic review. </w:t>
      </w:r>
      <w:r w:rsidRPr="004543BE">
        <w:rPr>
          <w:rFonts w:ascii="Calibri" w:hAnsi="Calibri" w:cs="Calibri"/>
          <w:i/>
          <w:iCs/>
        </w:rPr>
        <w:t>Travel Med Infect Dis</w:t>
      </w:r>
      <w:r w:rsidRPr="004543BE">
        <w:rPr>
          <w:rFonts w:ascii="Calibri" w:hAnsi="Calibri" w:cs="Calibri"/>
        </w:rPr>
        <w:t xml:space="preserve"> 15:8–22.</w:t>
      </w:r>
    </w:p>
    <w:p w14:paraId="082C7727" w14:textId="4FE086D0" w:rsidR="009C0853" w:rsidRPr="009C0853" w:rsidRDefault="009C0853" w:rsidP="009C0853">
      <w:pPr>
        <w:spacing w:after="0" w:line="480" w:lineRule="auto"/>
        <w:jc w:val="both"/>
        <w:rPr>
          <w:rFonts w:ascii="Calibri" w:hAnsi="Calibri" w:cs="Calibri"/>
          <w:lang w:val="en-US"/>
        </w:rPr>
      </w:pPr>
      <w:r w:rsidRPr="004543BE">
        <w:rPr>
          <w:rFonts w:ascii="Calibri" w:hAnsi="Calibri" w:cs="Calibri"/>
        </w:rPr>
        <w:t xml:space="preserve">45. Marques CDL, Duarte ALBP, Ranzolin A, Dantas AT, Cavalcanti NG, Gonçalves RSG, Rocha Junior LFD, Valadares LDA, Melo AKG, Freire EAM, Teixeira R, Bezerra Neto FA, Medeiros MMDC, Carvalho JF, Santos MSF, Océa RALC, Levy RA, Andrade CAF, Pinheiro GDRC, Abreu MM, Verztman JF, Merenlender S, Ribeiro SLE, Costa IPD, Pileggi G, Trevisani VFM, Lopes MIB, Brito C, Figueiredo E, Queiroga F, Feitosa T, Tenório ADS, Siqueira GR, Paiva R, Vasconcelos JTS, Christopoulos G. 2017. </w:t>
      </w:r>
      <w:r>
        <w:rPr>
          <w:rFonts w:ascii="Calibri" w:hAnsi="Calibri" w:cs="Calibri"/>
          <w:lang w:val="en-US"/>
        </w:rPr>
        <w:t xml:space="preserve">Recommendations of the Brazilian Society of Rheumatology for diagnosis and treatment of chikungunya fever. Part 1 — Diagnosis and special situations. </w:t>
      </w:r>
      <w:r>
        <w:rPr>
          <w:rFonts w:ascii="Calibri" w:hAnsi="Calibri" w:cs="Calibri"/>
          <w:i/>
          <w:iCs/>
          <w:lang w:val="en-US"/>
        </w:rPr>
        <w:t>Rev Bras Reumatol Engl</w:t>
      </w:r>
      <w:r>
        <w:rPr>
          <w:rFonts w:ascii="Calibri" w:hAnsi="Calibri" w:cs="Calibri"/>
          <w:lang w:val="en-US"/>
        </w:rPr>
        <w:t xml:space="preserve"> 57(Suppl 2):421–37.</w:t>
      </w:r>
    </w:p>
    <w:p w14:paraId="2CE3C898" w14:textId="32F22D9B" w:rsidR="009C0853" w:rsidRPr="009C0853" w:rsidRDefault="009C0853" w:rsidP="009C0853">
      <w:pPr>
        <w:spacing w:after="0" w:line="480" w:lineRule="auto"/>
        <w:jc w:val="both"/>
        <w:rPr>
          <w:rFonts w:ascii="Calibri" w:hAnsi="Calibri" w:cs="Calibri"/>
          <w:lang w:val="en-US"/>
        </w:rPr>
      </w:pPr>
      <w:r w:rsidRPr="004543BE">
        <w:rPr>
          <w:rFonts w:ascii="Calibri" w:hAnsi="Calibri" w:cs="Calibri"/>
        </w:rPr>
        <w:t xml:space="preserve">46. Donalisio MR, Freitas ARR, Zuben APBV. 2017. </w:t>
      </w:r>
      <w:r>
        <w:rPr>
          <w:rFonts w:ascii="Calibri" w:hAnsi="Calibri" w:cs="Calibri"/>
          <w:lang w:val="en-US"/>
        </w:rPr>
        <w:t xml:space="preserve">Arboviruses emerging in Brazil: challenges for clinic and implications for public health. </w:t>
      </w:r>
      <w:r>
        <w:rPr>
          <w:rFonts w:ascii="Calibri" w:hAnsi="Calibri" w:cs="Calibri"/>
          <w:i/>
          <w:iCs/>
          <w:lang w:val="en-US"/>
        </w:rPr>
        <w:t>Rev Saude Publica</w:t>
      </w:r>
      <w:r>
        <w:rPr>
          <w:rFonts w:ascii="Calibri" w:hAnsi="Calibri" w:cs="Calibri"/>
          <w:lang w:val="en-US"/>
        </w:rPr>
        <w:t xml:space="preserve"> 51:30.</w:t>
      </w:r>
    </w:p>
    <w:p w14:paraId="39933640" w14:textId="1057F77A" w:rsidR="009C0853" w:rsidRPr="009C0853" w:rsidRDefault="009C0853" w:rsidP="009C0853">
      <w:pPr>
        <w:spacing w:after="0" w:line="480" w:lineRule="auto"/>
        <w:jc w:val="both"/>
        <w:rPr>
          <w:rFonts w:ascii="Calibri" w:hAnsi="Calibri" w:cs="Calibri"/>
          <w:lang w:val="en-US"/>
        </w:rPr>
      </w:pPr>
      <w:r>
        <w:rPr>
          <w:rFonts w:ascii="Calibri" w:hAnsi="Calibri" w:cs="Calibri"/>
          <w:lang w:val="en-US"/>
        </w:rPr>
        <w:t xml:space="preserve">47. Duffy MR, Chen TH, Hancock WT, Powers AM, Kool JL, Lanciotti RS, Pretrick M, Marfel M, Holzbauer S, Dubray C, Guillaumot L, Griggs A, Bel M, Lambert AJ, Laven J, Kosoy O, Panella A, Biggerstaff BJ, Fischer M, Hayes EB. 2009. Zika virus outbreak on Yap Island, Federated States of Micronesia. </w:t>
      </w:r>
      <w:r>
        <w:rPr>
          <w:rFonts w:ascii="Calibri" w:hAnsi="Calibri" w:cs="Calibri"/>
          <w:i/>
          <w:iCs/>
          <w:lang w:val="en-US"/>
        </w:rPr>
        <w:t>N Engl J Med</w:t>
      </w:r>
      <w:r>
        <w:rPr>
          <w:rFonts w:ascii="Calibri" w:hAnsi="Calibri" w:cs="Calibri"/>
          <w:lang w:val="en-US"/>
        </w:rPr>
        <w:t xml:space="preserve"> 360(24):2536–43.</w:t>
      </w:r>
    </w:p>
    <w:p w14:paraId="5F951695" w14:textId="322A3326" w:rsidR="009C0853" w:rsidRPr="009C0853" w:rsidRDefault="009C0853" w:rsidP="009C0853">
      <w:pPr>
        <w:spacing w:after="0" w:line="480" w:lineRule="auto"/>
        <w:jc w:val="both"/>
        <w:rPr>
          <w:rFonts w:ascii="Calibri" w:hAnsi="Calibri" w:cs="Calibri"/>
          <w:lang w:val="en-US"/>
        </w:rPr>
      </w:pPr>
      <w:r>
        <w:rPr>
          <w:rFonts w:ascii="Calibri" w:hAnsi="Calibri" w:cs="Calibri"/>
          <w:lang w:val="en-US"/>
        </w:rPr>
        <w:lastRenderedPageBreak/>
        <w:t xml:space="preserve">48. Mlakar J, Korva M, Tul N, Popović M, Poljšak-Prijatelj M, Mraz J, Kolenc M, Resman Rus K, Vesnaver Vipotnik T, Fabjan Vodušek V, Vizjak A, Pižem J, Petrovec M, Avšič Županc T. 2016. Zika virus associated with microcephaly. </w:t>
      </w:r>
      <w:r>
        <w:rPr>
          <w:rFonts w:ascii="Calibri" w:hAnsi="Calibri" w:cs="Calibri"/>
          <w:i/>
          <w:iCs/>
          <w:lang w:val="en-US"/>
        </w:rPr>
        <w:t>N Engl J Med</w:t>
      </w:r>
      <w:r>
        <w:rPr>
          <w:rFonts w:ascii="Calibri" w:hAnsi="Calibri" w:cs="Calibri"/>
          <w:lang w:val="en-US"/>
        </w:rPr>
        <w:t xml:space="preserve"> 374(10):951–8.</w:t>
      </w:r>
    </w:p>
    <w:p w14:paraId="75902A17" w14:textId="49C85B94" w:rsidR="009C0853" w:rsidRPr="009C0853" w:rsidRDefault="009C0853" w:rsidP="009C0853">
      <w:pPr>
        <w:spacing w:after="0" w:line="480" w:lineRule="auto"/>
        <w:jc w:val="both"/>
        <w:rPr>
          <w:rFonts w:ascii="Calibri" w:hAnsi="Calibri" w:cs="Calibri"/>
          <w:lang w:val="en-US"/>
        </w:rPr>
      </w:pPr>
      <w:r>
        <w:rPr>
          <w:rFonts w:ascii="Calibri" w:hAnsi="Calibri" w:cs="Calibri"/>
          <w:lang w:val="en-US"/>
        </w:rPr>
        <w:t xml:space="preserve">49. Cao-Lormeau VM, Blake A, Mons S, Lastère S, Roche C, Vanhomwegen J, Dub T, Baudouin L, Teissier A, Larre P, Vial AL, Decam C, Choumet V, Halstead SK, Willison HJ, Musset L, Manuguerra JC, Despres P, Fournier E, Mallet HP, Musso D, Fontanet A, Neil J, Ghawché F. 2016. Guillain-Barré syndrome outbreak associated with Zika virus infection in French Polynesia: a case-control study. </w:t>
      </w:r>
      <w:r>
        <w:rPr>
          <w:rFonts w:ascii="Calibri" w:hAnsi="Calibri" w:cs="Calibri"/>
          <w:i/>
          <w:iCs/>
          <w:lang w:val="en-US"/>
        </w:rPr>
        <w:t>Lancet</w:t>
      </w:r>
      <w:r>
        <w:rPr>
          <w:rFonts w:ascii="Calibri" w:hAnsi="Calibri" w:cs="Calibri"/>
          <w:lang w:val="en-US"/>
        </w:rPr>
        <w:t xml:space="preserve"> 387(10027):1531–9.</w:t>
      </w:r>
    </w:p>
    <w:p w14:paraId="36ABBE00" w14:textId="5B1A380F" w:rsidR="009C0853" w:rsidRPr="009C0853" w:rsidRDefault="009C0853" w:rsidP="009C0853">
      <w:pPr>
        <w:spacing w:after="0" w:line="480" w:lineRule="auto"/>
        <w:jc w:val="both"/>
        <w:rPr>
          <w:rFonts w:ascii="Calibri" w:hAnsi="Calibri" w:cs="Calibri"/>
          <w:lang w:val="en-US"/>
        </w:rPr>
      </w:pPr>
      <w:r>
        <w:rPr>
          <w:rFonts w:ascii="Calibri" w:hAnsi="Calibri" w:cs="Calibri"/>
          <w:lang w:val="en-US"/>
        </w:rPr>
        <w:t xml:space="preserve">50. Gasparrini A, Armstrong B, Kenward MG. 2010. Distributed lag non-linear models. </w:t>
      </w:r>
      <w:r>
        <w:rPr>
          <w:rFonts w:ascii="Calibri" w:hAnsi="Calibri" w:cs="Calibri"/>
          <w:i/>
          <w:iCs/>
          <w:lang w:val="en-US"/>
        </w:rPr>
        <w:t>Stat Med</w:t>
      </w:r>
      <w:r>
        <w:rPr>
          <w:rFonts w:ascii="Calibri" w:hAnsi="Calibri" w:cs="Calibri"/>
          <w:lang w:val="en-US"/>
        </w:rPr>
        <w:t xml:space="preserve"> 29(21):2224–34.</w:t>
      </w:r>
    </w:p>
    <w:p w14:paraId="75A4D366" w14:textId="2DA773D5" w:rsidR="009C0853" w:rsidRPr="009C0853" w:rsidRDefault="009C0853" w:rsidP="009C0853">
      <w:pPr>
        <w:spacing w:after="0" w:line="480" w:lineRule="auto"/>
        <w:jc w:val="both"/>
        <w:rPr>
          <w:rFonts w:ascii="Calibri" w:hAnsi="Calibri" w:cs="Calibri"/>
          <w:lang w:val="en-US"/>
        </w:rPr>
      </w:pPr>
      <w:r>
        <w:rPr>
          <w:rFonts w:ascii="Calibri" w:hAnsi="Calibri" w:cs="Calibri"/>
          <w:lang w:val="en-US"/>
        </w:rPr>
        <w:t>51. Pan American Health Organization. 2019. Integrated management strategy for arboviral disease prevention and control in the Americas. Washington (DC): PAHO. Available from: https://iris.paho.org/handle/10665.2/52492.</w:t>
      </w:r>
    </w:p>
    <w:p w14:paraId="0FFA6EE1" w14:textId="7E1738A7" w:rsidR="009C0853" w:rsidRPr="009C0853" w:rsidRDefault="009C0853" w:rsidP="009C0853">
      <w:pPr>
        <w:spacing w:after="0" w:line="480" w:lineRule="auto"/>
        <w:jc w:val="both"/>
        <w:rPr>
          <w:rFonts w:ascii="Calibri" w:hAnsi="Calibri" w:cs="Calibri"/>
        </w:rPr>
      </w:pPr>
      <w:r>
        <w:rPr>
          <w:rFonts w:ascii="Calibri" w:hAnsi="Calibri" w:cs="Calibri"/>
        </w:rPr>
        <w:t>52. Brasil. Ministério da Saúde, Secretaria de Vigilância em Saúde e Ambiente. 2024. Guia de Vigilância em Saúde. 6th ed. rev. Brasília: Ministério da Saúde.</w:t>
      </w:r>
    </w:p>
    <w:p w14:paraId="6F6A7999" w14:textId="73219C90" w:rsidR="009C0853" w:rsidRPr="009C0853" w:rsidRDefault="009C0853" w:rsidP="009C0853">
      <w:pPr>
        <w:spacing w:after="0" w:line="480" w:lineRule="auto"/>
        <w:jc w:val="both"/>
        <w:rPr>
          <w:rFonts w:ascii="Calibri" w:hAnsi="Calibri" w:cs="Calibri"/>
          <w:lang w:val="en-US"/>
        </w:rPr>
      </w:pPr>
      <w:r>
        <w:rPr>
          <w:rFonts w:ascii="Calibri" w:hAnsi="Calibri" w:cs="Calibri"/>
          <w:lang w:val="en-US"/>
        </w:rPr>
        <w:t>53. Pan American Health Organization. 2022. Guidelines for the clinical diagnosis and treatment of dengue, chikungunya, and Zika. Washington (DC): PAHO. doi:10.37774/9789275124871.</w:t>
      </w:r>
    </w:p>
    <w:p w14:paraId="593CBDDE" w14:textId="6B5149DB" w:rsidR="009C0853" w:rsidRPr="00A30FAF" w:rsidRDefault="009C0853" w:rsidP="009C0853">
      <w:pPr>
        <w:spacing w:after="0" w:line="480" w:lineRule="auto"/>
        <w:jc w:val="both"/>
        <w:rPr>
          <w:rFonts w:ascii="Calibri" w:hAnsi="Calibri" w:cs="Calibri"/>
          <w:lang w:val="en-US"/>
        </w:rPr>
      </w:pPr>
      <w:r>
        <w:rPr>
          <w:rFonts w:ascii="Calibri" w:hAnsi="Calibri" w:cs="Calibri"/>
        </w:rPr>
        <w:t xml:space="preserve">54. Brasil. Ministério da Saúde. 2016. Portaria nº 204, de 17 de fevereiro de 2016. Define a Lista Nacional de Notificação Compulsória de doenças, agravos e eventos de saúde pública nos serviços de saúde públicos e privados em todo o território nacional. </w:t>
      </w:r>
      <w:r>
        <w:rPr>
          <w:rFonts w:ascii="Calibri" w:hAnsi="Calibri" w:cs="Calibri"/>
          <w:lang w:val="en-US"/>
        </w:rPr>
        <w:t>Diário Oficial da União.</w:t>
      </w:r>
    </w:p>
    <w:p w14:paraId="0A4CC638" w14:textId="33110C3F" w:rsidR="009C0853" w:rsidRPr="009C0853" w:rsidRDefault="009C0853" w:rsidP="009C0853">
      <w:pPr>
        <w:spacing w:after="0" w:line="480" w:lineRule="auto"/>
        <w:jc w:val="both"/>
        <w:rPr>
          <w:rFonts w:ascii="Calibri" w:hAnsi="Calibri" w:cs="Calibri"/>
        </w:rPr>
      </w:pPr>
      <w:r>
        <w:rPr>
          <w:rFonts w:ascii="Calibri" w:hAnsi="Calibri" w:cs="Calibri"/>
          <w:lang w:val="en-US"/>
        </w:rPr>
        <w:lastRenderedPageBreak/>
        <w:t xml:space="preserve">55. Benchimol EI, Smeeth L, Guttmann A, Harron K, Moher D, Petersen I, Sørensen HT, von Elm E, Langan SM, RECORD Working Committee. 2015. The REporting of studies Conducted using Observational Routinely-collected health Data (RECORD) statement. </w:t>
      </w:r>
      <w:r>
        <w:rPr>
          <w:rFonts w:ascii="Calibri" w:hAnsi="Calibri" w:cs="Calibri"/>
          <w:i/>
          <w:iCs/>
        </w:rPr>
        <w:t>PLoS Med</w:t>
      </w:r>
      <w:r>
        <w:rPr>
          <w:rFonts w:ascii="Calibri" w:hAnsi="Calibri" w:cs="Calibri"/>
        </w:rPr>
        <w:t xml:space="preserve"> 12(10):e1001885.</w:t>
      </w:r>
    </w:p>
    <w:p w14:paraId="3E5CFA48" w14:textId="31379E6E" w:rsidR="009C0853" w:rsidRPr="00A30FAF" w:rsidRDefault="009C0853" w:rsidP="009C0853">
      <w:pPr>
        <w:spacing w:after="0" w:line="480" w:lineRule="auto"/>
        <w:jc w:val="both"/>
        <w:rPr>
          <w:rFonts w:ascii="Calibri" w:hAnsi="Calibri" w:cs="Calibri"/>
          <w:lang w:val="en-US"/>
        </w:rPr>
      </w:pPr>
      <w:r>
        <w:rPr>
          <w:rFonts w:ascii="Calibri" w:hAnsi="Calibri" w:cs="Calibri"/>
        </w:rPr>
        <w:t xml:space="preserve">56. da Silva Neto SR, Tabosa de Oliveira T, Teixeira IV, Medeiros Neto L, Souza Sampaio V, Lynn T, Endo PT. 2022. </w:t>
      </w:r>
      <w:r>
        <w:rPr>
          <w:rFonts w:ascii="Calibri" w:hAnsi="Calibri" w:cs="Calibri"/>
          <w:lang w:val="en-US"/>
        </w:rPr>
        <w:t xml:space="preserve">Arboviral disease record data — Dengue and Chikungunya, Brazil, 2013–2020. </w:t>
      </w:r>
      <w:r>
        <w:rPr>
          <w:rFonts w:ascii="Calibri" w:hAnsi="Calibri" w:cs="Calibri"/>
          <w:i/>
          <w:iCs/>
          <w:lang w:val="en-US"/>
        </w:rPr>
        <w:t>Sci Data</w:t>
      </w:r>
      <w:r>
        <w:rPr>
          <w:rFonts w:ascii="Calibri" w:hAnsi="Calibri" w:cs="Calibri"/>
          <w:lang w:val="en-US"/>
        </w:rPr>
        <w:t xml:space="preserve"> 9(1):198.</w:t>
      </w:r>
    </w:p>
    <w:p w14:paraId="157C7599" w14:textId="0AEC88FB" w:rsidR="009C0853" w:rsidRPr="009C0853" w:rsidRDefault="009C0853" w:rsidP="009C0853">
      <w:pPr>
        <w:spacing w:after="0" w:line="480" w:lineRule="auto"/>
        <w:jc w:val="both"/>
        <w:rPr>
          <w:rFonts w:ascii="Calibri" w:hAnsi="Calibri" w:cs="Calibri"/>
          <w:lang w:val="en-US"/>
        </w:rPr>
      </w:pPr>
      <w:r>
        <w:rPr>
          <w:rFonts w:ascii="Calibri" w:hAnsi="Calibri" w:cs="Calibri"/>
          <w:lang w:val="en-US"/>
        </w:rPr>
        <w:t xml:space="preserve">57. Mann HB. 1945. Nonparametric tests against trend. </w:t>
      </w:r>
      <w:r>
        <w:rPr>
          <w:rFonts w:ascii="Calibri" w:hAnsi="Calibri" w:cs="Calibri"/>
          <w:i/>
          <w:iCs/>
          <w:lang w:val="en-US"/>
        </w:rPr>
        <w:t>Econometrica</w:t>
      </w:r>
      <w:r>
        <w:rPr>
          <w:rFonts w:ascii="Calibri" w:hAnsi="Calibri" w:cs="Calibri"/>
          <w:lang w:val="en-US"/>
        </w:rPr>
        <w:t xml:space="preserve"> 13(3):245–59.</w:t>
      </w:r>
    </w:p>
    <w:p w14:paraId="62B82979" w14:textId="30983348" w:rsidR="009C0853" w:rsidRPr="009C0853" w:rsidRDefault="009C0853" w:rsidP="009C0853">
      <w:pPr>
        <w:spacing w:after="0" w:line="480" w:lineRule="auto"/>
        <w:jc w:val="both"/>
        <w:rPr>
          <w:rFonts w:ascii="Calibri" w:hAnsi="Calibri" w:cs="Calibri"/>
          <w:lang w:val="en-US"/>
        </w:rPr>
      </w:pPr>
      <w:r>
        <w:rPr>
          <w:rFonts w:ascii="Calibri" w:hAnsi="Calibri" w:cs="Calibri"/>
          <w:lang w:val="en-US"/>
        </w:rPr>
        <w:t>58. Kendall MG. 1975. Rank Correlation Methods. 4th ed. London: Charles Griffin.</w:t>
      </w:r>
    </w:p>
    <w:p w14:paraId="4E1BFE51" w14:textId="095940B5" w:rsidR="009C0853" w:rsidRPr="009C0853" w:rsidRDefault="009C0853" w:rsidP="009C0853">
      <w:pPr>
        <w:spacing w:after="0" w:line="480" w:lineRule="auto"/>
        <w:jc w:val="both"/>
        <w:rPr>
          <w:rFonts w:ascii="Calibri" w:hAnsi="Calibri" w:cs="Calibri"/>
          <w:lang w:val="en-US"/>
        </w:rPr>
      </w:pPr>
      <w:r>
        <w:rPr>
          <w:rFonts w:ascii="Calibri" w:hAnsi="Calibri" w:cs="Calibri"/>
          <w:lang w:val="en-US"/>
        </w:rPr>
        <w:t xml:space="preserve">59. Sen PK. 1968. Estimates of the regression coefficient based on Kendall's tau. </w:t>
      </w:r>
      <w:r>
        <w:rPr>
          <w:rFonts w:ascii="Calibri" w:hAnsi="Calibri" w:cs="Calibri"/>
          <w:i/>
          <w:iCs/>
          <w:lang w:val="en-US"/>
        </w:rPr>
        <w:t>J Am Stat Assoc</w:t>
      </w:r>
      <w:r>
        <w:rPr>
          <w:rFonts w:ascii="Calibri" w:hAnsi="Calibri" w:cs="Calibri"/>
          <w:lang w:val="en-US"/>
        </w:rPr>
        <w:t xml:space="preserve"> 63(324):1379–89.</w:t>
      </w:r>
    </w:p>
    <w:p w14:paraId="22F850D4" w14:textId="52FCEA95" w:rsidR="009C0853" w:rsidRPr="009C0853" w:rsidRDefault="009C0853" w:rsidP="009C0853">
      <w:pPr>
        <w:spacing w:after="0" w:line="480" w:lineRule="auto"/>
        <w:jc w:val="both"/>
        <w:rPr>
          <w:rFonts w:ascii="Calibri" w:hAnsi="Calibri" w:cs="Calibri"/>
          <w:lang w:val="en-US"/>
        </w:rPr>
      </w:pPr>
      <w:r>
        <w:rPr>
          <w:rFonts w:ascii="Calibri" w:hAnsi="Calibri" w:cs="Calibri"/>
          <w:lang w:val="en-US"/>
        </w:rPr>
        <w:t xml:space="preserve">60. Moran PAP. 1950. Notes on continuous stochastic phenomena. </w:t>
      </w:r>
      <w:r>
        <w:rPr>
          <w:rFonts w:ascii="Calibri" w:hAnsi="Calibri" w:cs="Calibri"/>
          <w:i/>
          <w:iCs/>
          <w:lang w:val="en-US"/>
        </w:rPr>
        <w:t>Biometrika</w:t>
      </w:r>
      <w:r>
        <w:rPr>
          <w:rFonts w:ascii="Calibri" w:hAnsi="Calibri" w:cs="Calibri"/>
          <w:lang w:val="en-US"/>
        </w:rPr>
        <w:t xml:space="preserve"> 37(1–2):17–23.</w:t>
      </w:r>
    </w:p>
    <w:p w14:paraId="2B41A1F8" w14:textId="17EBD25E" w:rsidR="009C0853" w:rsidRPr="00A30FAF" w:rsidRDefault="009C0853" w:rsidP="009C0853">
      <w:pPr>
        <w:spacing w:after="0" w:line="480" w:lineRule="auto"/>
        <w:jc w:val="both"/>
        <w:rPr>
          <w:rFonts w:ascii="Calibri" w:hAnsi="Calibri" w:cs="Calibri"/>
          <w:lang w:val="en-US"/>
        </w:rPr>
      </w:pPr>
      <w:r>
        <w:rPr>
          <w:rFonts w:ascii="Calibri" w:hAnsi="Calibri" w:cs="Calibri"/>
          <w:lang w:val="en-US"/>
        </w:rPr>
        <w:t xml:space="preserve">61. Anselin L. 1995. Local indicators of spatial association — LISA. </w:t>
      </w:r>
      <w:r>
        <w:rPr>
          <w:rFonts w:ascii="Calibri" w:hAnsi="Calibri" w:cs="Calibri"/>
          <w:i/>
          <w:iCs/>
          <w:lang w:val="en-US"/>
        </w:rPr>
        <w:t>Geogr Anal</w:t>
      </w:r>
      <w:r>
        <w:rPr>
          <w:rFonts w:ascii="Calibri" w:hAnsi="Calibri" w:cs="Calibri"/>
          <w:lang w:val="en-US"/>
        </w:rPr>
        <w:t xml:space="preserve"> 27(2):93–115.</w:t>
      </w:r>
    </w:p>
    <w:p w14:paraId="0FEF6F7A" w14:textId="01ED2203" w:rsidR="009C0853" w:rsidRPr="009C0853" w:rsidRDefault="009C0853" w:rsidP="009C0853">
      <w:pPr>
        <w:spacing w:after="0" w:line="480" w:lineRule="auto"/>
        <w:jc w:val="both"/>
        <w:rPr>
          <w:rFonts w:ascii="Calibri" w:hAnsi="Calibri" w:cs="Calibri"/>
          <w:lang w:val="en-US"/>
        </w:rPr>
      </w:pPr>
      <w:r>
        <w:rPr>
          <w:rFonts w:ascii="Calibri" w:hAnsi="Calibri" w:cs="Calibri"/>
          <w:lang w:val="en-US"/>
        </w:rPr>
        <w:t>62. Hilbe JM. 2011. Negative Binomial Regression. 2nd ed. Cambridge: Cambridge University Press.</w:t>
      </w:r>
    </w:p>
    <w:p w14:paraId="26E26960" w14:textId="77777777" w:rsidR="009C0853" w:rsidRPr="009C0853" w:rsidRDefault="009C0853" w:rsidP="009C0853">
      <w:pPr>
        <w:spacing w:after="0" w:line="480" w:lineRule="auto"/>
        <w:jc w:val="both"/>
        <w:rPr>
          <w:rFonts w:ascii="Calibri" w:hAnsi="Calibri" w:cs="Calibri"/>
          <w:lang w:val="en-US"/>
        </w:rPr>
      </w:pPr>
    </w:p>
    <w:p w14:paraId="7F944E3B" w14:textId="4E85AC7A" w:rsidR="009C0853" w:rsidRPr="009C0853" w:rsidRDefault="000D4C99" w:rsidP="009C0853">
      <w:pPr>
        <w:spacing w:after="0" w:line="480" w:lineRule="auto"/>
        <w:jc w:val="both"/>
        <w:rPr>
          <w:rFonts w:ascii="Calibri" w:hAnsi="Calibri" w:cs="Calibri"/>
          <w:b/>
          <w:bCs/>
          <w:lang w:val="en-US"/>
        </w:rPr>
      </w:pPr>
      <w:r>
        <w:rPr>
          <w:rFonts w:ascii="Calibri" w:hAnsi="Calibri" w:cs="Calibri"/>
          <w:b/>
          <w:bCs/>
          <w:lang w:val="en-US"/>
        </w:rPr>
        <w:t>LEGEND FOR FIGURES</w:t>
      </w:r>
    </w:p>
    <w:p w14:paraId="6EB1BC6D" w14:textId="2A3C46A9" w:rsidR="009C0853" w:rsidRPr="009C0853" w:rsidRDefault="009C0853" w:rsidP="009C0853">
      <w:pPr>
        <w:spacing w:after="0" w:line="480" w:lineRule="auto"/>
        <w:jc w:val="both"/>
        <w:rPr>
          <w:rFonts w:ascii="Calibri" w:hAnsi="Calibri" w:cs="Calibri"/>
          <w:lang w:val="en-US"/>
        </w:rPr>
      </w:pPr>
      <w:r>
        <w:rPr>
          <w:rFonts w:ascii="Calibri" w:hAnsi="Calibri" w:cs="Calibri"/>
          <w:b/>
          <w:bCs/>
          <w:lang w:val="en-US"/>
        </w:rPr>
        <w:t>Figure 1.</w:t>
      </w:r>
      <w:r>
        <w:rPr>
          <w:rFonts w:ascii="Calibri" w:hAnsi="Calibri" w:cs="Calibri"/>
          <w:lang w:val="en-US"/>
        </w:rPr>
        <w:t xml:space="preserve"> Spatial distribution and clustering of arbovirus incidence across Brazilian federative units, 2016–2025. (A) Choropleth maps of population-weighted mean annual incidence per 100,000 inhabitants for dengue, chikungunya, and Zika, averaged across the study period; the global Moran’s I and its permutation-based p-value are shown above each map. (B) Mean incidence classified by natural breaks (Jenks) and displayed as proportional, color-graded state markers. (C) Annual choropleth maps of incidence per 100,000 inhabitants by state for each virus. </w:t>
      </w:r>
      <w:r>
        <w:rPr>
          <w:rFonts w:ascii="Calibri" w:hAnsi="Calibri" w:cs="Calibri"/>
          <w:lang w:val="en-US"/>
        </w:rPr>
        <w:lastRenderedPageBreak/>
        <w:t>(D) Left: LISA cluster maps (999 permutations; α = 0.05) classifying each state as high–high, low–low, high–low, low–high, or not significant. Right: Mann–Kendall trend classification by state (solid colors, p &lt; 0.05; pale colors, not significant). Color scales are virus specific.</w:t>
      </w:r>
    </w:p>
    <w:p w14:paraId="5F2F0FAC" w14:textId="77777777" w:rsidR="009C0853" w:rsidRPr="009C0853" w:rsidRDefault="009C0853" w:rsidP="009C0853">
      <w:pPr>
        <w:spacing w:after="0" w:line="480" w:lineRule="auto"/>
        <w:jc w:val="both"/>
        <w:rPr>
          <w:rFonts w:ascii="Calibri" w:hAnsi="Calibri" w:cs="Calibri"/>
          <w:lang w:val="en-US"/>
        </w:rPr>
      </w:pPr>
    </w:p>
    <w:p w14:paraId="622AF8D5" w14:textId="024250CE" w:rsidR="009C0853" w:rsidRPr="009C0853" w:rsidRDefault="009C0853" w:rsidP="009C0853">
      <w:pPr>
        <w:spacing w:after="0" w:line="480" w:lineRule="auto"/>
        <w:jc w:val="both"/>
        <w:rPr>
          <w:rFonts w:ascii="Calibri" w:hAnsi="Calibri" w:cs="Calibri"/>
          <w:lang w:val="en-US"/>
        </w:rPr>
      </w:pPr>
      <w:r>
        <w:rPr>
          <w:rFonts w:ascii="Calibri" w:hAnsi="Calibri" w:cs="Calibri"/>
          <w:b/>
          <w:bCs/>
          <w:lang w:val="en-US"/>
        </w:rPr>
        <w:t>Figure 2.</w:t>
      </w:r>
      <w:r>
        <w:rPr>
          <w:rFonts w:ascii="Calibri" w:hAnsi="Calibri" w:cs="Calibri"/>
          <w:lang w:val="en-US"/>
        </w:rPr>
        <w:t xml:space="preserve"> Temporal dynamics of arbovirus incidence in Brazil, 2016–2025. (A) Annual incidence per 100,000 inhabitants for dengue, chikungunya, and Zika; the solid line shows the national value and the dashed lines the five macro-regions. (B) Distribution of monthly state-level incidence per 100,000 inhabitants by macro-region; boxes show the median and interquartile range, whiskers extend to 1.5 × the interquartile range, and points show individual state–month values.</w:t>
      </w:r>
    </w:p>
    <w:p w14:paraId="5043C2D9" w14:textId="77777777" w:rsidR="009C0853" w:rsidRPr="009C0853" w:rsidRDefault="009C0853" w:rsidP="009C0853">
      <w:pPr>
        <w:spacing w:after="0" w:line="480" w:lineRule="auto"/>
        <w:jc w:val="both"/>
        <w:rPr>
          <w:rFonts w:ascii="Calibri" w:hAnsi="Calibri" w:cs="Calibri"/>
          <w:lang w:val="en-US"/>
        </w:rPr>
      </w:pPr>
    </w:p>
    <w:p w14:paraId="4529A849" w14:textId="31D79144" w:rsidR="009C0853" w:rsidRPr="009C0853" w:rsidRDefault="009C0853" w:rsidP="009C0853">
      <w:pPr>
        <w:spacing w:after="0" w:line="480" w:lineRule="auto"/>
        <w:jc w:val="both"/>
        <w:rPr>
          <w:rFonts w:ascii="Calibri" w:hAnsi="Calibri" w:cs="Calibri"/>
          <w:lang w:val="en-US"/>
        </w:rPr>
      </w:pPr>
      <w:r>
        <w:rPr>
          <w:rFonts w:ascii="Calibri" w:hAnsi="Calibri" w:cs="Calibri"/>
          <w:b/>
          <w:bCs/>
          <w:lang w:val="en-US"/>
        </w:rPr>
        <w:t>Figure 3.</w:t>
      </w:r>
      <w:r>
        <w:rPr>
          <w:rFonts w:ascii="Calibri" w:hAnsi="Calibri" w:cs="Calibri"/>
          <w:lang w:val="en-US"/>
        </w:rPr>
        <w:t xml:space="preserve"> Moran scatterplots of mean arbovirus incidence by state. For each virus, standardized incidence (z) is plotted against its spatial lag (Wz); the slope of the fitted line corresponds to the global Moran’s I (dengue: I = 0.562, p = 0.001; chikungunya: I = −0.036, p = 0.460; Zika: I = −0.008, p = 0.352). A positive slope indicates spatial clustering, whereas a slope close to zero indicates no global spatial structure.</w:t>
      </w:r>
    </w:p>
    <w:p w14:paraId="34A06A20" w14:textId="77777777" w:rsidR="009C0853" w:rsidRPr="009C0853" w:rsidRDefault="009C0853" w:rsidP="009C0853">
      <w:pPr>
        <w:spacing w:after="0" w:line="480" w:lineRule="auto"/>
        <w:jc w:val="both"/>
        <w:rPr>
          <w:rFonts w:ascii="Calibri" w:hAnsi="Calibri" w:cs="Calibri"/>
          <w:lang w:val="en-US"/>
        </w:rPr>
      </w:pPr>
    </w:p>
    <w:p w14:paraId="798BC3FA" w14:textId="7C37F4ED" w:rsidR="009C0853" w:rsidRPr="009C0853" w:rsidRDefault="009C0853" w:rsidP="009C0853">
      <w:pPr>
        <w:spacing w:after="0" w:line="480" w:lineRule="auto"/>
        <w:jc w:val="both"/>
        <w:rPr>
          <w:rFonts w:ascii="Calibri" w:hAnsi="Calibri" w:cs="Calibri"/>
          <w:lang w:val="en-US"/>
        </w:rPr>
      </w:pPr>
      <w:r>
        <w:rPr>
          <w:rFonts w:ascii="Calibri" w:hAnsi="Calibri" w:cs="Calibri"/>
          <w:b/>
          <w:bCs/>
          <w:lang w:val="en-US"/>
        </w:rPr>
        <w:t>Figure 4.</w:t>
      </w:r>
      <w:r>
        <w:rPr>
          <w:rFonts w:ascii="Calibri" w:hAnsi="Calibri" w:cs="Calibri"/>
          <w:lang w:val="en-US"/>
        </w:rPr>
        <w:t xml:space="preserve"> Demographic profile of arbovirus cases in Brazil, 2016–2025. (A) Annual age distribution for dengue, chikungunya, and Zika shown as violin plots; inner lines mark quartiles, the white dot the median, and </w:t>
      </w:r>
      <w:r w:rsidR="00AC558F">
        <w:rPr>
          <w:rFonts w:ascii="Calibri" w:hAnsi="Calibri" w:cs="Calibri"/>
          <w:lang w:val="en-US"/>
        </w:rPr>
        <w:t>N</w:t>
      </w:r>
      <w:r>
        <w:rPr>
          <w:rFonts w:ascii="Calibri" w:hAnsi="Calibri" w:cs="Calibri"/>
          <w:lang w:val="en-US"/>
        </w:rPr>
        <w:t xml:space="preserve"> the number of records per year. Ages were reconstructed from binned counts by uniform jittering within each age band. (B) Annual distribution of cases by sex (%)</w:t>
      </w:r>
      <w:r w:rsidR="007B43AF">
        <w:rPr>
          <w:rFonts w:ascii="Calibri" w:hAnsi="Calibri" w:cs="Calibri"/>
          <w:lang w:val="en-US"/>
        </w:rPr>
        <w:t>.</w:t>
      </w:r>
    </w:p>
    <w:p w14:paraId="61FD9564" w14:textId="77777777" w:rsidR="009C0853" w:rsidRPr="009C0853" w:rsidRDefault="009C0853" w:rsidP="009C0853">
      <w:pPr>
        <w:spacing w:after="0" w:line="480" w:lineRule="auto"/>
        <w:jc w:val="both"/>
        <w:rPr>
          <w:rFonts w:ascii="Calibri" w:hAnsi="Calibri" w:cs="Calibri"/>
          <w:lang w:val="en-US"/>
        </w:rPr>
      </w:pPr>
    </w:p>
    <w:p w14:paraId="57348AE0" w14:textId="7CC374D5" w:rsidR="009C0853" w:rsidRPr="009C0853" w:rsidRDefault="009C0853" w:rsidP="009C0853">
      <w:pPr>
        <w:spacing w:after="0" w:line="480" w:lineRule="auto"/>
        <w:jc w:val="both"/>
        <w:rPr>
          <w:rFonts w:ascii="Calibri" w:hAnsi="Calibri" w:cs="Calibri"/>
          <w:lang w:val="en-US"/>
        </w:rPr>
      </w:pPr>
      <w:r>
        <w:rPr>
          <w:rFonts w:ascii="Calibri" w:hAnsi="Calibri" w:cs="Calibri"/>
          <w:b/>
          <w:bCs/>
          <w:lang w:val="en-US"/>
        </w:rPr>
        <w:lastRenderedPageBreak/>
        <w:t>Figure 5.</w:t>
      </w:r>
      <w:r>
        <w:rPr>
          <w:rFonts w:ascii="Calibri" w:hAnsi="Calibri" w:cs="Calibri"/>
          <w:lang w:val="en-US"/>
        </w:rPr>
        <w:t xml:space="preserve"> Clinical and laboratory profile of dengue cases in Brazil, 2016–2025, shown as the annual proportion (%) of cases in each category. (A) ELISA results (positive, negative, inconclusive, not performed, ignored/blank). (B) IgM results (same categories). (C) Hospitalization (yes, no, ignored/blank). (D) DENV serotype (DENV-1 to DENV-4, ignored/blank).</w:t>
      </w:r>
    </w:p>
    <w:p w14:paraId="2C69D908" w14:textId="77777777" w:rsidR="009C0853" w:rsidRPr="009C0853" w:rsidRDefault="009C0853" w:rsidP="009C0853">
      <w:pPr>
        <w:spacing w:after="0" w:line="480" w:lineRule="auto"/>
        <w:jc w:val="both"/>
        <w:rPr>
          <w:rFonts w:ascii="Calibri" w:hAnsi="Calibri" w:cs="Calibri"/>
          <w:lang w:val="en-US"/>
        </w:rPr>
      </w:pPr>
    </w:p>
    <w:p w14:paraId="1C3AA5AD" w14:textId="54F40592" w:rsidR="009C0853" w:rsidRPr="009C0853" w:rsidRDefault="009C0853" w:rsidP="009C0853">
      <w:pPr>
        <w:spacing w:after="0" w:line="480" w:lineRule="auto"/>
        <w:jc w:val="both"/>
        <w:rPr>
          <w:rFonts w:ascii="Calibri" w:hAnsi="Calibri" w:cs="Calibri"/>
          <w:lang w:val="en-US"/>
        </w:rPr>
      </w:pPr>
      <w:r>
        <w:rPr>
          <w:rFonts w:ascii="Calibri" w:hAnsi="Calibri" w:cs="Calibri"/>
          <w:b/>
          <w:bCs/>
          <w:lang w:val="en-US"/>
        </w:rPr>
        <w:t>Figure 6.</w:t>
      </w:r>
      <w:r>
        <w:rPr>
          <w:rFonts w:ascii="Calibri" w:hAnsi="Calibri" w:cs="Calibri"/>
          <w:lang w:val="en-US"/>
        </w:rPr>
        <w:t xml:space="preserve"> Final classification, confirmation criterion, and clinical outcome of chikungunya and Zika notifications in Brazil, 2016–2025, shown as the annual proportion (%) of notifications in each category. (A) Chikungunya: final classification (confirmed, discarded, ignored/blank), confirmation criterion (laboratory, clinical-epidemiological, under investigation, ignored/blank), and outcome (cure, death from chikungunya, death from other causes, death under investigation, ignored/blank). (B) Zika: final classification (confirmed, discarded, inconclusive, ignored/blank), confirmation criterion (laboratory, clinical-epidemiological, ignored/blank), outcome (cure, death, death from other causes, ignored/blank), and pregnancy status (first, second, or third trimester; gestational age unknown; not pregnant; not applicable; ignored/blank).</w:t>
      </w:r>
    </w:p>
    <w:p w14:paraId="3E6CA9D2" w14:textId="77777777" w:rsidR="009C0853" w:rsidRPr="009C0853" w:rsidRDefault="009C0853" w:rsidP="009C0853">
      <w:pPr>
        <w:spacing w:after="0" w:line="480" w:lineRule="auto"/>
        <w:jc w:val="both"/>
        <w:rPr>
          <w:rFonts w:ascii="Calibri" w:hAnsi="Calibri" w:cs="Calibri"/>
          <w:lang w:val="en-US"/>
        </w:rPr>
      </w:pPr>
    </w:p>
    <w:p w14:paraId="53AA0276" w14:textId="0272BA0C" w:rsidR="009C0853" w:rsidRPr="009C0853" w:rsidRDefault="009C0853" w:rsidP="009C0853">
      <w:pPr>
        <w:spacing w:after="0" w:line="480" w:lineRule="auto"/>
        <w:jc w:val="both"/>
        <w:rPr>
          <w:rFonts w:ascii="Calibri" w:hAnsi="Calibri" w:cs="Calibri"/>
          <w:lang w:val="en-US"/>
        </w:rPr>
      </w:pPr>
      <w:r>
        <w:rPr>
          <w:rFonts w:ascii="Calibri" w:hAnsi="Calibri" w:cs="Calibri"/>
          <w:b/>
          <w:bCs/>
          <w:lang w:val="en-US"/>
        </w:rPr>
        <w:t>Figure 7.</w:t>
      </w:r>
      <w:r>
        <w:rPr>
          <w:rFonts w:ascii="Calibri" w:hAnsi="Calibri" w:cs="Calibri"/>
          <w:lang w:val="en-US"/>
        </w:rPr>
        <w:t xml:space="preserve"> Temporal trends in arbovirus incidence by state (Mann–Kendall test and Sen’s slope), 2016–2025. (A) Kendall’s τ by state for dengue, chikungunya, and Zika; </w:t>
      </w:r>
      <w:r w:rsidR="00AC558F">
        <w:rPr>
          <w:rFonts w:ascii="Calibri" w:hAnsi="Calibri" w:cs="Calibri"/>
          <w:lang w:val="en-US"/>
        </w:rPr>
        <w:t>colored</w:t>
      </w:r>
      <w:r>
        <w:rPr>
          <w:rFonts w:ascii="Calibri" w:hAnsi="Calibri" w:cs="Calibri"/>
          <w:lang w:val="en-US"/>
        </w:rPr>
        <w:t xml:space="preserve"> bars indicate statistically significant trends (p &lt; 0.05) and grey bars non-significant trends. (B) Sen’s slope by state (cases per 100,000 inhabitants per year); positive values indicate increasing and negative values decreasing incidence.</w:t>
      </w:r>
    </w:p>
    <w:p w14:paraId="13907FE2" w14:textId="77777777" w:rsidR="009C0853" w:rsidRPr="009C0853" w:rsidRDefault="009C0853" w:rsidP="009C0853">
      <w:pPr>
        <w:spacing w:after="0" w:line="480" w:lineRule="auto"/>
        <w:jc w:val="both"/>
        <w:rPr>
          <w:rFonts w:ascii="Calibri" w:hAnsi="Calibri" w:cs="Calibri"/>
          <w:lang w:val="en-US"/>
        </w:rPr>
      </w:pPr>
    </w:p>
    <w:p w14:paraId="5F89FA1D" w14:textId="51612F02" w:rsidR="00AF1701" w:rsidRDefault="009C0853" w:rsidP="00AF1701">
      <w:pPr>
        <w:spacing w:after="0" w:line="480" w:lineRule="auto"/>
        <w:jc w:val="both"/>
        <w:rPr>
          <w:rFonts w:ascii="Calibri" w:hAnsi="Calibri" w:cs="Calibri"/>
          <w:lang w:val="en-US"/>
        </w:rPr>
      </w:pPr>
      <w:r>
        <w:rPr>
          <w:rFonts w:ascii="Calibri" w:hAnsi="Calibri" w:cs="Calibri"/>
          <w:b/>
          <w:bCs/>
          <w:lang w:val="en-US"/>
        </w:rPr>
        <w:lastRenderedPageBreak/>
        <w:t>Figure 8.</w:t>
      </w:r>
      <w:r>
        <w:rPr>
          <w:rFonts w:ascii="Calibri" w:hAnsi="Calibri" w:cs="Calibri"/>
          <w:lang w:val="en-US"/>
        </w:rPr>
        <w:t xml:space="preserve"> Spearman correlations between monthly arbovirus incidence and climatic variables. (A) Heatmaps of the mean Spearman’s ρ across states for temperature (°C) and rainfall (mm) at lags of 0, 1, and 2 months for each virus; asterisks indicate lags at which at least 50% of states reached p &lt; 0.05. (B) Lag profile of the mean Spearman’s ρ by macro-region, shown separately for temperature and rainfall.</w:t>
      </w:r>
    </w:p>
    <w:sectPr w:rsidR="00AF1701" w:rsidSect="00BB5D7F">
      <w:footerReference w:type="even" r:id="rId11"/>
      <w:footerReference w:type="first" r:id="rId12"/>
      <w:pgSz w:w="12240" w:h="15840" w:code="1"/>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Barbosa Costa, Galileu" w:date="2026-10-09T09:37:00Z" w:initials="GB">
    <w:p w14:paraId="59A73891" w14:textId="77777777" w:rsidR="00BF1BF0" w:rsidRDefault="00BF1BF0" w:rsidP="00BF1BF0">
      <w:pPr>
        <w:pStyle w:val="Textodecomentrio"/>
      </w:pPr>
      <w:r>
        <w:rPr>
          <w:rStyle w:val="Refdecomentrio"/>
        </w:rPr>
        <w:annotationRef/>
      </w:r>
      <w:r>
        <w:t>Gente, confiram todos numeros de incidencia por favor pois parecem divergir em diferentes partes do texto!</w:t>
      </w:r>
    </w:p>
  </w:comment>
  <w:comment w:id="4" w:author="Barbosa Costa, Galileu" w:date="2026-10-09T09:46:00Z" w:initials="GB">
    <w:p w14:paraId="3B5C660B" w14:textId="77777777" w:rsidR="00AF7E1A" w:rsidRDefault="00AF7E1A" w:rsidP="00AF7E1A">
      <w:pPr>
        <w:pStyle w:val="Textodecomentrio"/>
      </w:pPr>
      <w:r>
        <w:rPr>
          <w:rStyle w:val="Refdecomentrio"/>
        </w:rPr>
        <w:annotationRef/>
      </w:r>
      <w:r>
        <w:t>Verifiquem tambem os valores Moran’s I pois eles estao inconsistentes nos resultados e nas figuras.</w:t>
      </w:r>
    </w:p>
  </w:comment>
  <w:comment w:id="5" w:author="Barbosa Costa, Galileu" w:date="2026-10-08T14:46:00Z" w:initials="GB">
    <w:p w14:paraId="1ED15A18" w14:textId="77777777" w:rsidR="00DE1C7C" w:rsidRDefault="009E1D5D" w:rsidP="00DE1C7C">
      <w:pPr>
        <w:pStyle w:val="Textodecomentrio"/>
      </w:pPr>
      <w:r>
        <w:rPr>
          <w:rStyle w:val="Refdecomentrio"/>
        </w:rPr>
        <w:annotationRef/>
      </w:r>
      <w:r w:rsidR="00DE1C7C">
        <w:t>Verificar a ordem correta das figuras e quais vao entrar para colocar os numeros corretos!</w:t>
      </w:r>
    </w:p>
  </w:comment>
  <w:comment w:id="6" w:author="Barbosa Costa, Galileu" w:date="2026-10-08T14:49:00Z" w:initials="GB">
    <w:p w14:paraId="418E48C1" w14:textId="596A33D3" w:rsidR="00DE1C7C" w:rsidRDefault="00AE3191" w:rsidP="00DE1C7C">
      <w:pPr>
        <w:pStyle w:val="Textodecomentrio"/>
      </w:pPr>
      <w:r>
        <w:rPr>
          <w:rStyle w:val="Refdecomentrio"/>
        </w:rPr>
        <w:annotationRef/>
      </w:r>
      <w:r w:rsidR="00DE1C7C">
        <w:t>Remover titulo da figura, trazer a legenda pra mais proximo. Remover increasing and decreasing que nao sao significantes. Trocar cores para representar cada virus (tem que deixar padronizado o artigo inteiro, talvez colocar CHIKV em verde para nao confundir com dengue).</w:t>
      </w:r>
    </w:p>
  </w:comment>
  <w:comment w:id="7" w:author="Barbosa Costa, Galileu" w:date="2026-10-08T14:50:00Z" w:initials="GB">
    <w:p w14:paraId="3D244076" w14:textId="77777777" w:rsidR="00DE1C7C" w:rsidRDefault="00AE3191" w:rsidP="00DE1C7C">
      <w:pPr>
        <w:pStyle w:val="Textodecomentrio"/>
      </w:pPr>
      <w:r>
        <w:rPr>
          <w:rStyle w:val="Refdecomentrio"/>
        </w:rPr>
        <w:annotationRef/>
      </w:r>
      <w:r w:rsidR="00DE1C7C">
        <w:t>Verificar a ordem correta das figuras e quais vao entrar para colocar os numeros corretos!</w:t>
      </w:r>
    </w:p>
  </w:comment>
  <w:comment w:id="8" w:author="Barbosa Costa, Galileu" w:date="2026-10-08T14:53:00Z" w:initials="GB">
    <w:p w14:paraId="48C86E53" w14:textId="77777777" w:rsidR="00DE1C7C" w:rsidRDefault="00883F69" w:rsidP="00DE1C7C">
      <w:pPr>
        <w:pStyle w:val="Textodecomentrio"/>
      </w:pPr>
      <w:r>
        <w:rPr>
          <w:rStyle w:val="Refdecomentrio"/>
        </w:rPr>
        <w:annotationRef/>
      </w:r>
      <w:r w:rsidR="00DE1C7C">
        <w:t>Verificar a ordem correta das figuras e quais vao entrar para colocar os numeros corretos!</w:t>
      </w:r>
    </w:p>
  </w:comment>
  <w:comment w:id="9" w:author="Barbosa Costa, Galileu" w:date="2026-10-05T15:38:00Z" w:initials="GB">
    <w:p w14:paraId="60348354" w14:textId="77777777" w:rsidR="00DE1C7C" w:rsidRDefault="00623737" w:rsidP="00DE1C7C">
      <w:pPr>
        <w:pStyle w:val="Textodecomentrio"/>
      </w:pPr>
      <w:r>
        <w:rPr>
          <w:rStyle w:val="Refdecomentrio"/>
        </w:rPr>
        <w:annotationRef/>
      </w:r>
      <w:r w:rsidR="00DE1C7C">
        <w:t>A Figura 2A mostra um aumento acentuado na incidência de CHIKV no Centro-Oeste em 2025 (~700 por 100.000), entao seria interessante descrever aqui.</w:t>
      </w:r>
    </w:p>
    <w:p w14:paraId="02D881B3" w14:textId="77777777" w:rsidR="00DE1C7C" w:rsidRDefault="00DE1C7C" w:rsidP="00DE1C7C">
      <w:pPr>
        <w:pStyle w:val="Textodecomentrio"/>
      </w:pPr>
      <w:r>
        <w:t xml:space="preserve">Alem disso, os dados do Ministério da Saúde mostram que 2016 registrou uma incidência de CHIKV maior do que 2024. Entao tem que ver se 2016 sera incluido, caso nao justificar, pois 2024 (ou 2025) esta categorizado como o ano de maior incidência. </w:t>
      </w:r>
    </w:p>
  </w:comment>
  <w:comment w:id="11" w:author="Barbosa Costa, Galileu" w:date="2026-10-08T14:44:00Z" w:initials="GB">
    <w:p w14:paraId="63A82409" w14:textId="77777777" w:rsidR="00DE1C7C" w:rsidRDefault="009E1D5D" w:rsidP="00DE1C7C">
      <w:pPr>
        <w:pStyle w:val="Textodecomentrio"/>
      </w:pPr>
      <w:r>
        <w:rPr>
          <w:rStyle w:val="Refdecomentrio"/>
        </w:rPr>
        <w:annotationRef/>
      </w:r>
      <w:r w:rsidR="00DE1C7C">
        <w:t>Verificar a ordem correta das figuras e quais vao entrar para colocar os numeros corretos!</w:t>
      </w:r>
    </w:p>
  </w:comment>
  <w:comment w:id="12" w:author="Barbosa Costa, Galileu" w:date="2026-10-08T14:45:00Z" w:initials="GB">
    <w:p w14:paraId="5C516408" w14:textId="1F948A21" w:rsidR="009E1D5D" w:rsidRDefault="009E1D5D" w:rsidP="009E1D5D">
      <w:pPr>
        <w:pStyle w:val="Textodecomentrio"/>
      </w:pPr>
      <w:r>
        <w:rPr>
          <w:rStyle w:val="Refdecomentrio"/>
        </w:rPr>
        <w:annotationRef/>
      </w:r>
      <w:r>
        <w:t>Adicionar o numero de casos em homens.</w:t>
      </w:r>
    </w:p>
  </w:comment>
  <w:comment w:id="13" w:author="Barbosa Costa, Galileu" w:date="2026-10-06T14:44:00Z" w:initials="GB">
    <w:p w14:paraId="00ED72F5" w14:textId="77777777" w:rsidR="00BF1BF0" w:rsidRDefault="00761411" w:rsidP="00BF1BF0">
      <w:pPr>
        <w:pStyle w:val="Textodecomentrio"/>
      </w:pPr>
      <w:r>
        <w:rPr>
          <w:rStyle w:val="Refdecomentrio"/>
        </w:rPr>
        <w:annotationRef/>
      </w:r>
      <w:r w:rsidR="00BF1BF0">
        <w:t xml:space="preserve">Conferir os numeros. A soma dos casos não hospitalizados (15,788,792), hospitalizados (529,203) e com missing data (5,145,984) é de 21,46 milhões. Mas esse valor é superior ao total indicado pela estratificação por sexo (~16,3 milhões). </w:t>
      </w:r>
    </w:p>
  </w:comment>
  <w:comment w:id="14" w:author="Barbosa Costa, Galileu" w:date="2026-10-06T14:53:00Z" w:initials="GB">
    <w:p w14:paraId="54BCAB8A" w14:textId="2FE6D98B" w:rsidR="000D62CF" w:rsidRDefault="000D62CF" w:rsidP="000D62CF">
      <w:pPr>
        <w:pStyle w:val="Textodecomentrio"/>
      </w:pPr>
      <w:r>
        <w:rPr>
          <w:rStyle w:val="Refdecomentrio"/>
        </w:rPr>
        <w:annotationRef/>
      </w:r>
      <w:r>
        <w:t>Completar com o numero de casos.</w:t>
      </w:r>
    </w:p>
  </w:comment>
  <w:comment w:id="15" w:author="Barbosa Costa, Galileu" w:date="2026-10-08T15:03:00Z" w:initials="GB">
    <w:p w14:paraId="6C64AB7C" w14:textId="77777777" w:rsidR="00DE1C7C" w:rsidRDefault="001F4CB8" w:rsidP="00DE1C7C">
      <w:pPr>
        <w:pStyle w:val="Textodecomentrio"/>
      </w:pPr>
      <w:r>
        <w:rPr>
          <w:rStyle w:val="Refdecomentrio"/>
        </w:rPr>
        <w:annotationRef/>
      </w:r>
      <w:r w:rsidR="00DE1C7C">
        <w:t>Verificar a ordem correta das figuras e quais vao entrar para colocar os numeros corretos!</w:t>
      </w:r>
    </w:p>
  </w:comment>
  <w:comment w:id="16" w:author="Barbosa Costa, Galileu" w:date="2026-10-09T09:51:00Z" w:initials="GB">
    <w:p w14:paraId="285D702D" w14:textId="77777777" w:rsidR="003F555F" w:rsidRDefault="003F555F" w:rsidP="003F555F">
      <w:pPr>
        <w:pStyle w:val="Textodecomentrio"/>
      </w:pPr>
      <w:r>
        <w:rPr>
          <w:rStyle w:val="Refdecomentrio"/>
        </w:rPr>
        <w:annotationRef/>
      </w:r>
      <w:r>
        <w:t>Uma coisa que fiquei pensando…</w:t>
      </w:r>
    </w:p>
    <w:p w14:paraId="25056A5E" w14:textId="77777777" w:rsidR="003F555F" w:rsidRDefault="003F555F" w:rsidP="003F555F">
      <w:pPr>
        <w:pStyle w:val="Textodecomentrio"/>
      </w:pPr>
      <w:r>
        <w:t>The lagged model is described inconsistently. The Methods describe a pooled distributed-lag model, but the Results report only state-level counts and medians. Report the pooled lagged IRRs, or describe the lagged model as per-state. I think this is an unconstrained lag model, not a Distributed Lag Non-Linear Model, right?</w:t>
      </w:r>
    </w:p>
  </w:comment>
  <w:comment w:id="17" w:author="Barbosa Costa, Galileu" w:date="2026-10-09T09:19:00Z" w:initials="GB">
    <w:p w14:paraId="5FA9C7CF" w14:textId="77777777" w:rsidR="00B2747C" w:rsidRDefault="00B2747C" w:rsidP="00B2747C">
      <w:pPr>
        <w:pStyle w:val="Textodecomentrio"/>
      </w:pPr>
      <w:r>
        <w:rPr>
          <w:rStyle w:val="Refdecomentrio"/>
        </w:rPr>
        <w:annotationRef/>
      </w:r>
      <w:r>
        <w:t>Aqui ta diferente la de baixo.</w:t>
      </w:r>
    </w:p>
  </w:comment>
  <w:comment w:id="18" w:author="Barbosa Costa, Galileu" w:date="2026-10-09T09:21:00Z" w:initials="GB">
    <w:p w14:paraId="3EC119AE" w14:textId="77777777" w:rsidR="00B2747C" w:rsidRDefault="00B2747C" w:rsidP="00B2747C">
      <w:pPr>
        <w:pStyle w:val="Textodecomentrio"/>
      </w:pPr>
      <w:r>
        <w:rPr>
          <w:rStyle w:val="Refdecomentrio"/>
        </w:rPr>
        <w:annotationRef/>
      </w:r>
      <w:r>
        <w:t>Tem que rever como isso foi incluido nas analises. Talvez tenhamos que retirar os casos provaveis e deixar so os confirmados mesmo. Os casos provaveis e inconclusivos podem entrar so como ilustracao, so para contar que eles existem, mas nao entrariam nas analises.</w:t>
      </w:r>
    </w:p>
  </w:comment>
  <w:comment w:id="19" w:author="Barbosa Costa, Galileu" w:date="2026-10-09T09:14:00Z" w:initials="GB">
    <w:p w14:paraId="79666CA6" w14:textId="77777777" w:rsidR="00453323" w:rsidRDefault="00453323" w:rsidP="00453323">
      <w:pPr>
        <w:pStyle w:val="Textodecomentrio"/>
      </w:pPr>
      <w:r>
        <w:rPr>
          <w:rStyle w:val="Refdecomentrio"/>
        </w:rPr>
        <w:annotationRef/>
      </w:r>
      <w:r>
        <w:t>E preciso revisar os numeros! Pelo que entendi, os casos descartados para Zika e CHIKV foram incluidos (252,266 discarded Zika notifications and 700,721 discarded chikungunya notifications). Os de dengue parecem estar ok, mas revisem os numeros e excluam os casos descartados das analises.</w:t>
      </w:r>
    </w:p>
  </w:comment>
  <w:comment w:id="20" w:author="Barbosa Costa, Galileu" w:date="2026-10-05T09:50:00Z" w:initials="GB">
    <w:p w14:paraId="69B851CF" w14:textId="16AF58AF" w:rsidR="00B2747C" w:rsidRDefault="00740066" w:rsidP="00B2747C">
      <w:pPr>
        <w:pStyle w:val="Textodecomentrio"/>
      </w:pPr>
      <w:r>
        <w:rPr>
          <w:rStyle w:val="Refdecomentrio"/>
        </w:rPr>
        <w:annotationRef/>
      </w:r>
      <w:r w:rsidR="00B2747C">
        <w:t>Conferir se as estimativas foram capturadas pelo IBGE ou SINAN. IBGE e mais plausivel.</w:t>
      </w:r>
    </w:p>
  </w:comment>
  <w:comment w:id="21" w:author="Barbosa Costa, Galileu" w:date="2026-10-05T10:48:00Z" w:initials="GB">
    <w:p w14:paraId="3D0252E3" w14:textId="77777777" w:rsidR="00B2747C" w:rsidRDefault="00176D9F" w:rsidP="00B2747C">
      <w:pPr>
        <w:pStyle w:val="Textodecomentrio"/>
      </w:pPr>
      <w:r>
        <w:rPr>
          <w:rStyle w:val="Refdecomentrio"/>
        </w:rPr>
        <w:annotationRef/>
      </w:r>
      <w:r w:rsidR="00B2747C">
        <w:t>Essa parte esta confusa. Sao 2 testes diferentes ou e o IgM/IgG ELISA que ta descrito no topico epidemiological data?</w:t>
      </w:r>
    </w:p>
  </w:comment>
  <w:comment w:id="22" w:author="Barbosa Costa, Galileu" w:date="2026-10-09T09:27:00Z" w:initials="GB">
    <w:p w14:paraId="290D6320" w14:textId="77777777" w:rsidR="00E30BC5" w:rsidRDefault="00E30BC5" w:rsidP="00E30BC5">
      <w:pPr>
        <w:pStyle w:val="Textodecomentrio"/>
      </w:pPr>
      <w:r>
        <w:rPr>
          <w:rStyle w:val="Refdecomentrio"/>
        </w:rPr>
        <w:annotationRef/>
      </w:r>
      <w:r>
        <w:t xml:space="preserve">Esse critério seria relacionado ao parâmetro de dispersão φ da distribuição quasi-Poisson?? Se sim, nao e α. Confiram por favor qual foi o teste utilizado (se foi likelihood-ratio por exemplo). </w:t>
      </w:r>
    </w:p>
  </w:comment>
  <w:comment w:id="23" w:author="Barbosa Costa, Galileu" w:date="2026-10-05T09:59:00Z" w:initials="GB">
    <w:p w14:paraId="15EB2961" w14:textId="77777777" w:rsidR="00E30BC5" w:rsidRDefault="00792E9C" w:rsidP="00E30BC5">
      <w:pPr>
        <w:pStyle w:val="Textodecomentrio"/>
      </w:pPr>
      <w:r>
        <w:rPr>
          <w:rStyle w:val="Refdecomentrio"/>
        </w:rPr>
        <w:annotationRef/>
      </w:r>
      <w:r w:rsidR="00E30BC5">
        <w:t>Reporting rainfall per 10 mm or 100 mm would be more interpretable. Se conseguirem beleza, se nao deixa assim e a gente ve o que os revisores vao falar.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A73891" w15:done="0"/>
  <w15:commentEx w15:paraId="3B5C660B" w15:done="0"/>
  <w15:commentEx w15:paraId="1ED15A18" w15:done="0"/>
  <w15:commentEx w15:paraId="418E48C1" w15:done="0"/>
  <w15:commentEx w15:paraId="3D244076" w15:done="0"/>
  <w15:commentEx w15:paraId="48C86E53" w15:done="0"/>
  <w15:commentEx w15:paraId="02D881B3" w15:done="0"/>
  <w15:commentEx w15:paraId="63A82409" w15:done="0"/>
  <w15:commentEx w15:paraId="5C516408" w15:done="0"/>
  <w15:commentEx w15:paraId="00ED72F5" w15:done="0"/>
  <w15:commentEx w15:paraId="54BCAB8A" w15:done="0"/>
  <w15:commentEx w15:paraId="6C64AB7C" w15:done="0"/>
  <w15:commentEx w15:paraId="25056A5E" w15:done="0"/>
  <w15:commentEx w15:paraId="5FA9C7CF" w15:done="0"/>
  <w15:commentEx w15:paraId="3EC119AE" w15:done="0"/>
  <w15:commentEx w15:paraId="79666CA6" w15:done="0"/>
  <w15:commentEx w15:paraId="69B851CF" w15:done="0"/>
  <w15:commentEx w15:paraId="3D0252E3" w15:done="0"/>
  <w15:commentEx w15:paraId="290D6320" w15:done="0"/>
  <w15:commentEx w15:paraId="15EB296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5C77D7" w16cex:dateUtc="2026-10-09T14:37:00Z"/>
  <w16cex:commentExtensible w16cex:durableId="605F5001" w16cex:dateUtc="2026-10-09T14:46:00Z"/>
  <w16cex:commentExtensible w16cex:durableId="7AD68AD7" w16cex:dateUtc="2026-10-08T19:46:00Z"/>
  <w16cex:commentExtensible w16cex:durableId="58BD2757" w16cex:dateUtc="2026-10-08T19:49:00Z"/>
  <w16cex:commentExtensible w16cex:durableId="5B4F9494" w16cex:dateUtc="2026-10-08T19:50:00Z"/>
  <w16cex:commentExtensible w16cex:durableId="1BFC3049" w16cex:dateUtc="2026-10-08T19:53:00Z"/>
  <w16cex:commentExtensible w16cex:durableId="2BB411F6" w16cex:dateUtc="2026-10-05T20:38:00Z"/>
  <w16cex:commentExtensible w16cex:durableId="033E4A66" w16cex:dateUtc="2026-10-08T19:44:00Z"/>
  <w16cex:commentExtensible w16cex:durableId="7E08012B" w16cex:dateUtc="2026-10-08T19:45:00Z"/>
  <w16cex:commentExtensible w16cex:durableId="3A2A2B9F" w16cex:dateUtc="2026-10-06T19:44:00Z"/>
  <w16cex:commentExtensible w16cex:durableId="1741DB75" w16cex:dateUtc="2026-10-06T19:53:00Z"/>
  <w16cex:commentExtensible w16cex:durableId="21A2F897" w16cex:dateUtc="2026-10-08T20:03:00Z"/>
  <w16cex:commentExtensible w16cex:durableId="646F788C" w16cex:dateUtc="2026-10-09T14:51:00Z"/>
  <w16cex:commentExtensible w16cex:durableId="3A28826D" w16cex:dateUtc="2026-10-09T14:19:00Z"/>
  <w16cex:commentExtensible w16cex:durableId="531138CF" w16cex:dateUtc="2026-10-09T14:21:00Z"/>
  <w16cex:commentExtensible w16cex:durableId="450CC4C7" w16cex:dateUtc="2026-10-09T14:14:00Z"/>
  <w16cex:commentExtensible w16cex:durableId="14DF2CEF" w16cex:dateUtc="2026-10-05T14:50:00Z"/>
  <w16cex:commentExtensible w16cex:durableId="4CF10B99" w16cex:dateUtc="2026-10-05T15:48:00Z"/>
  <w16cex:commentExtensible w16cex:durableId="69334CBE" w16cex:dateUtc="2026-10-09T14:27:00Z"/>
  <w16cex:commentExtensible w16cex:durableId="4F008D16" w16cex:dateUtc="2026-10-05T14: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A73891" w16cid:durableId="515C77D7"/>
  <w16cid:commentId w16cid:paraId="3B5C660B" w16cid:durableId="605F5001"/>
  <w16cid:commentId w16cid:paraId="1ED15A18" w16cid:durableId="7AD68AD7"/>
  <w16cid:commentId w16cid:paraId="418E48C1" w16cid:durableId="58BD2757"/>
  <w16cid:commentId w16cid:paraId="3D244076" w16cid:durableId="5B4F9494"/>
  <w16cid:commentId w16cid:paraId="48C86E53" w16cid:durableId="1BFC3049"/>
  <w16cid:commentId w16cid:paraId="02D881B3" w16cid:durableId="2BB411F6"/>
  <w16cid:commentId w16cid:paraId="63A82409" w16cid:durableId="033E4A66"/>
  <w16cid:commentId w16cid:paraId="5C516408" w16cid:durableId="7E08012B"/>
  <w16cid:commentId w16cid:paraId="00ED72F5" w16cid:durableId="3A2A2B9F"/>
  <w16cid:commentId w16cid:paraId="54BCAB8A" w16cid:durableId="1741DB75"/>
  <w16cid:commentId w16cid:paraId="6C64AB7C" w16cid:durableId="21A2F897"/>
  <w16cid:commentId w16cid:paraId="25056A5E" w16cid:durableId="646F788C"/>
  <w16cid:commentId w16cid:paraId="5FA9C7CF" w16cid:durableId="3A28826D"/>
  <w16cid:commentId w16cid:paraId="3EC119AE" w16cid:durableId="531138CF"/>
  <w16cid:commentId w16cid:paraId="79666CA6" w16cid:durableId="450CC4C7"/>
  <w16cid:commentId w16cid:paraId="69B851CF" w16cid:durableId="14DF2CEF"/>
  <w16cid:commentId w16cid:paraId="3D0252E3" w16cid:durableId="4CF10B99"/>
  <w16cid:commentId w16cid:paraId="290D6320" w16cid:durableId="69334CBE"/>
  <w16cid:commentId w16cid:paraId="15EB2961" w16cid:durableId="4F008D1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49AB9" w14:textId="77777777" w:rsidR="00EB2B82" w:rsidRDefault="00EB2B82" w:rsidP="00BB5D7F">
      <w:pPr>
        <w:spacing w:after="0" w:line="240" w:lineRule="auto"/>
      </w:pPr>
      <w:r>
        <w:separator/>
      </w:r>
    </w:p>
  </w:endnote>
  <w:endnote w:type="continuationSeparator" w:id="0">
    <w:p w14:paraId="7D981964" w14:textId="77777777" w:rsidR="00EB2B82" w:rsidRDefault="00EB2B82" w:rsidP="00BB5D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66F77" w14:textId="10F25C4A" w:rsidR="0013560F" w:rsidRDefault="0013560F">
    <w:pPr>
      <w:pStyle w:val="Rodap"/>
    </w:pPr>
    <w:r>
      <w:rPr>
        <w:noProof/>
      </w:rPr>
      <mc:AlternateContent>
        <mc:Choice Requires="wps">
          <w:drawing>
            <wp:anchor distT="0" distB="0" distL="0" distR="0" simplePos="0" relativeHeight="251659264" behindDoc="0" locked="0" layoutInCell="1" allowOverlap="1" wp14:anchorId="3CCB4319" wp14:editId="4506D1D4">
              <wp:simplePos x="635" y="635"/>
              <wp:positionH relativeFrom="page">
                <wp:align>left</wp:align>
              </wp:positionH>
              <wp:positionV relativeFrom="page">
                <wp:align>bottom</wp:align>
              </wp:positionV>
              <wp:extent cx="1450975" cy="370205"/>
              <wp:effectExtent l="0" t="0" r="15875" b="0"/>
              <wp:wrapNone/>
              <wp:docPr id="1595233041" name="Text Box 2" descr="St. Jude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50975" cy="370205"/>
                      </a:xfrm>
                      <a:prstGeom prst="rect">
                        <a:avLst/>
                      </a:prstGeom>
                      <a:noFill/>
                      <a:ln>
                        <a:noFill/>
                      </a:ln>
                    </wps:spPr>
                    <wps:txbx>
                      <w:txbxContent>
                        <w:p w14:paraId="171E6DDF" w14:textId="0569B88A" w:rsidR="0013560F" w:rsidRPr="0013560F" w:rsidRDefault="0013560F" w:rsidP="0013560F">
                          <w:pPr>
                            <w:spacing w:after="0"/>
                            <w:rPr>
                              <w:rFonts w:ascii="Aptos" w:eastAsia="Aptos" w:hAnsi="Aptos" w:cs="Aptos"/>
                              <w:noProof/>
                              <w:color w:val="000000"/>
                              <w:sz w:val="20"/>
                              <w:szCs w:val="20"/>
                            </w:rPr>
                          </w:pPr>
                          <w:r w:rsidRPr="0013560F">
                            <w:rPr>
                              <w:rFonts w:ascii="Aptos" w:eastAsia="Aptos" w:hAnsi="Aptos" w:cs="Aptos"/>
                              <w:noProof/>
                              <w:color w:val="000000"/>
                              <w:sz w:val="20"/>
                              <w:szCs w:val="20"/>
                            </w:rPr>
                            <w:t>St. Jude -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CCB4319" id="_x0000_t202" coordsize="21600,21600" o:spt="202" path="m,l,21600r21600,l21600,xe">
              <v:stroke joinstyle="miter"/>
              <v:path gradientshapeok="t" o:connecttype="rect"/>
            </v:shapetype>
            <v:shape id="Text Box 2" o:spid="_x0000_s1026" type="#_x0000_t202" alt="St. Jude - Confidential" style="position:absolute;margin-left:0;margin-top:0;width:114.25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" filled="f" stroked="f">
              <v:textbox style="mso-fit-shape-to-text:t" inset="20pt,0,0,15pt">
                <w:txbxContent>
                  <w:p w14:paraId="171E6DDF" w14:textId="0569B88A" w:rsidR="0013560F" w:rsidRPr="0013560F" w:rsidRDefault="0013560F" w:rsidP="0013560F">
                    <w:pPr>
                      <w:spacing w:after="0"/>
                      <w:rPr>
                        <w:rFonts w:ascii="Aptos" w:eastAsia="Aptos" w:hAnsi="Aptos" w:cs="Aptos"/>
                        <w:noProof/>
                        <w:color w:val="000000"/>
                        <w:sz w:val="20"/>
                        <w:szCs w:val="20"/>
                      </w:rPr>
                    </w:pPr>
                    <w:r w:rsidRPr="0013560F">
                      <w:rPr>
                        <w:rFonts w:ascii="Aptos" w:eastAsia="Aptos" w:hAnsi="Aptos" w:cs="Aptos"/>
                        <w:noProof/>
                        <w:color w:val="000000"/>
                        <w:sz w:val="20"/>
                        <w:szCs w:val="20"/>
                      </w:rPr>
                      <w:t>St. Jude -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5657F" w14:textId="7816A968" w:rsidR="0013560F" w:rsidRDefault="0013560F">
    <w:pPr>
      <w:pStyle w:val="Rodap"/>
    </w:pPr>
    <w:r>
      <w:rPr>
        <w:noProof/>
      </w:rPr>
      <mc:AlternateContent>
        <mc:Choice Requires="wps">
          <w:drawing>
            <wp:anchor distT="0" distB="0" distL="0" distR="0" simplePos="0" relativeHeight="251658240" behindDoc="0" locked="0" layoutInCell="1" allowOverlap="1" wp14:anchorId="186DE20A" wp14:editId="12586BBC">
              <wp:simplePos x="635" y="635"/>
              <wp:positionH relativeFrom="page">
                <wp:align>left</wp:align>
              </wp:positionH>
              <wp:positionV relativeFrom="page">
                <wp:align>bottom</wp:align>
              </wp:positionV>
              <wp:extent cx="1450975" cy="370205"/>
              <wp:effectExtent l="0" t="0" r="15875" b="0"/>
              <wp:wrapNone/>
              <wp:docPr id="443191012" name="Text Box 1" descr="St. Jude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50975" cy="370205"/>
                      </a:xfrm>
                      <a:prstGeom prst="rect">
                        <a:avLst/>
                      </a:prstGeom>
                      <a:noFill/>
                      <a:ln>
                        <a:noFill/>
                      </a:ln>
                    </wps:spPr>
                    <wps:txbx>
                      <w:txbxContent>
                        <w:p w14:paraId="4C8F1553" w14:textId="2831F316" w:rsidR="0013560F" w:rsidRPr="0013560F" w:rsidRDefault="0013560F" w:rsidP="0013560F">
                          <w:pPr>
                            <w:spacing w:after="0"/>
                            <w:rPr>
                              <w:rFonts w:ascii="Aptos" w:eastAsia="Aptos" w:hAnsi="Aptos" w:cs="Aptos"/>
                              <w:noProof/>
                              <w:color w:val="000000"/>
                              <w:sz w:val="20"/>
                              <w:szCs w:val="20"/>
                            </w:rPr>
                          </w:pPr>
                          <w:r w:rsidRPr="0013560F">
                            <w:rPr>
                              <w:rFonts w:ascii="Aptos" w:eastAsia="Aptos" w:hAnsi="Aptos" w:cs="Aptos"/>
                              <w:noProof/>
                              <w:color w:val="000000"/>
                              <w:sz w:val="20"/>
                              <w:szCs w:val="20"/>
                            </w:rPr>
                            <w:t>St. Jude -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86DE20A" id="_x0000_t202" coordsize="21600,21600" o:spt="202" path="m,l,21600r21600,l21600,xe">
              <v:stroke joinstyle="miter"/>
              <v:path gradientshapeok="t" o:connecttype="rect"/>
            </v:shapetype>
            <v:shape id="Text Box 1" o:spid="_x0000_s1027" type="#_x0000_t202" alt="St. Jude - Confidential" style="position:absolute;margin-left:0;margin-top:0;width:114.25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" filled="f" stroked="f">
              <v:textbox style="mso-fit-shape-to-text:t" inset="20pt,0,0,15pt">
                <w:txbxContent>
                  <w:p w14:paraId="4C8F1553" w14:textId="2831F316" w:rsidR="0013560F" w:rsidRPr="0013560F" w:rsidRDefault="0013560F" w:rsidP="0013560F">
                    <w:pPr>
                      <w:spacing w:after="0"/>
                      <w:rPr>
                        <w:rFonts w:ascii="Aptos" w:eastAsia="Aptos" w:hAnsi="Aptos" w:cs="Aptos"/>
                        <w:noProof/>
                        <w:color w:val="000000"/>
                        <w:sz w:val="20"/>
                        <w:szCs w:val="20"/>
                      </w:rPr>
                    </w:pPr>
                    <w:r w:rsidRPr="0013560F">
                      <w:rPr>
                        <w:rFonts w:ascii="Aptos" w:eastAsia="Aptos" w:hAnsi="Aptos" w:cs="Aptos"/>
                        <w:noProof/>
                        <w:color w:val="000000"/>
                        <w:sz w:val="20"/>
                        <w:szCs w:val="20"/>
                      </w:rPr>
                      <w:t>St. Jude -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8EC4D" w14:textId="77777777" w:rsidR="00EB2B82" w:rsidRDefault="00EB2B82" w:rsidP="00BB5D7F">
      <w:pPr>
        <w:spacing w:after="0" w:line="240" w:lineRule="auto"/>
      </w:pPr>
      <w:r>
        <w:separator/>
      </w:r>
    </w:p>
  </w:footnote>
  <w:footnote w:type="continuationSeparator" w:id="0">
    <w:p w14:paraId="4D508195" w14:textId="77777777" w:rsidR="00EB2B82" w:rsidRDefault="00EB2B82" w:rsidP="00BB5D7F">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NWW9dLzc" int2:invalidationBookmarkName="" int2:hashCode="J9mNui8PeQjsV4" int2:id="OaYzKs27">
      <int2:state int2:value="Rejected" int2:type="gram"/>
    </int2:bookmark>
    <int2:bookmark int2:bookmarkName="_Int_Dn1s6uHW" int2:invalidationBookmarkName="" int2:hashCode="0GxIAq2H2TLR9F" int2:id="dFM8jqzo">
      <int2:state int2:value="Rejected" int2:type="gram"/>
    </int2:bookmark>
    <int2:bookmark int2:bookmarkName="_Int_bvuK9Xe0" int2:invalidationBookmarkName="" int2:hashCode="74xDRv+fAifYwJ" int2:id="prZZcBYg">
      <int2:state int2:value="Rejected" int2:type="gram"/>
    </int2:bookmark>
  </int2:observations>
  <int2:intelligenceSettings/>
  <int2:onDemandWorkflows/>
</int2:intelligence>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rbosa Costa, Galileu">
    <w15:presenceInfo w15:providerId="AD" w15:userId="S::gbarbosa@stjude.org::cc1ca648-d03f-4756-b278-50e871d480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5E0"/>
    <w:rsid w:val="00010AD0"/>
    <w:rsid w:val="00026629"/>
    <w:rsid w:val="00043B7C"/>
    <w:rsid w:val="00056665"/>
    <w:rsid w:val="00066E70"/>
    <w:rsid w:val="0007135D"/>
    <w:rsid w:val="000735A4"/>
    <w:rsid w:val="00083422"/>
    <w:rsid w:val="000B72E0"/>
    <w:rsid w:val="000C4FAD"/>
    <w:rsid w:val="000D4C99"/>
    <w:rsid w:val="000D62CF"/>
    <w:rsid w:val="000E23E4"/>
    <w:rsid w:val="000E5442"/>
    <w:rsid w:val="000E741A"/>
    <w:rsid w:val="000F709F"/>
    <w:rsid w:val="000F7B72"/>
    <w:rsid w:val="00122723"/>
    <w:rsid w:val="0013560F"/>
    <w:rsid w:val="00137384"/>
    <w:rsid w:val="001426C3"/>
    <w:rsid w:val="00153DBC"/>
    <w:rsid w:val="00164654"/>
    <w:rsid w:val="00172BF3"/>
    <w:rsid w:val="00176D9F"/>
    <w:rsid w:val="001949E0"/>
    <w:rsid w:val="001C3221"/>
    <w:rsid w:val="001C664F"/>
    <w:rsid w:val="001D75E3"/>
    <w:rsid w:val="001E7F47"/>
    <w:rsid w:val="001F4CB8"/>
    <w:rsid w:val="001F4D7A"/>
    <w:rsid w:val="002068CC"/>
    <w:rsid w:val="0021102A"/>
    <w:rsid w:val="002303D0"/>
    <w:rsid w:val="002976DC"/>
    <w:rsid w:val="002C2A27"/>
    <w:rsid w:val="002C5751"/>
    <w:rsid w:val="002D3B2C"/>
    <w:rsid w:val="002D45E9"/>
    <w:rsid w:val="002D5193"/>
    <w:rsid w:val="002D6466"/>
    <w:rsid w:val="002E13D8"/>
    <w:rsid w:val="002E5907"/>
    <w:rsid w:val="002F6F40"/>
    <w:rsid w:val="003034D6"/>
    <w:rsid w:val="00320666"/>
    <w:rsid w:val="003235F6"/>
    <w:rsid w:val="003334A9"/>
    <w:rsid w:val="003419C8"/>
    <w:rsid w:val="003549DE"/>
    <w:rsid w:val="00372684"/>
    <w:rsid w:val="0039018C"/>
    <w:rsid w:val="00390468"/>
    <w:rsid w:val="00397F9E"/>
    <w:rsid w:val="003A46AE"/>
    <w:rsid w:val="003C19A9"/>
    <w:rsid w:val="003C5F71"/>
    <w:rsid w:val="003E0D9E"/>
    <w:rsid w:val="003F20D2"/>
    <w:rsid w:val="003F555F"/>
    <w:rsid w:val="0041381E"/>
    <w:rsid w:val="00426DC0"/>
    <w:rsid w:val="00432EFD"/>
    <w:rsid w:val="00440945"/>
    <w:rsid w:val="00447350"/>
    <w:rsid w:val="00452286"/>
    <w:rsid w:val="00453323"/>
    <w:rsid w:val="004543BE"/>
    <w:rsid w:val="004655DB"/>
    <w:rsid w:val="00475166"/>
    <w:rsid w:val="004A15E1"/>
    <w:rsid w:val="004A3132"/>
    <w:rsid w:val="004A71FD"/>
    <w:rsid w:val="004B0F48"/>
    <w:rsid w:val="004C58FE"/>
    <w:rsid w:val="004E4DA8"/>
    <w:rsid w:val="004E58A5"/>
    <w:rsid w:val="004F0830"/>
    <w:rsid w:val="00504104"/>
    <w:rsid w:val="005279A6"/>
    <w:rsid w:val="0054083E"/>
    <w:rsid w:val="00552E2E"/>
    <w:rsid w:val="005672BE"/>
    <w:rsid w:val="00572F79"/>
    <w:rsid w:val="00584E50"/>
    <w:rsid w:val="005B7184"/>
    <w:rsid w:val="005C67D0"/>
    <w:rsid w:val="005E19BB"/>
    <w:rsid w:val="00606EB9"/>
    <w:rsid w:val="00623737"/>
    <w:rsid w:val="00624689"/>
    <w:rsid w:val="00630852"/>
    <w:rsid w:val="00655DAC"/>
    <w:rsid w:val="00657A47"/>
    <w:rsid w:val="006655B1"/>
    <w:rsid w:val="00670A76"/>
    <w:rsid w:val="006735AB"/>
    <w:rsid w:val="006839F9"/>
    <w:rsid w:val="006B2366"/>
    <w:rsid w:val="006B2831"/>
    <w:rsid w:val="006B51D8"/>
    <w:rsid w:val="006C02FD"/>
    <w:rsid w:val="006C2A33"/>
    <w:rsid w:val="006C64BA"/>
    <w:rsid w:val="006E1C70"/>
    <w:rsid w:val="00725600"/>
    <w:rsid w:val="007264F5"/>
    <w:rsid w:val="00733326"/>
    <w:rsid w:val="00740066"/>
    <w:rsid w:val="007443E4"/>
    <w:rsid w:val="00751C12"/>
    <w:rsid w:val="007549E8"/>
    <w:rsid w:val="007550FA"/>
    <w:rsid w:val="00761411"/>
    <w:rsid w:val="00764A62"/>
    <w:rsid w:val="007730FF"/>
    <w:rsid w:val="0079170C"/>
    <w:rsid w:val="00792E9C"/>
    <w:rsid w:val="007A4F58"/>
    <w:rsid w:val="007B0EC9"/>
    <w:rsid w:val="007B43AF"/>
    <w:rsid w:val="007D0CD7"/>
    <w:rsid w:val="007D33DD"/>
    <w:rsid w:val="007F02C5"/>
    <w:rsid w:val="007F42EE"/>
    <w:rsid w:val="00803DF3"/>
    <w:rsid w:val="00805486"/>
    <w:rsid w:val="0080633C"/>
    <w:rsid w:val="008179FB"/>
    <w:rsid w:val="00821869"/>
    <w:rsid w:val="00823247"/>
    <w:rsid w:val="0083384B"/>
    <w:rsid w:val="008353E3"/>
    <w:rsid w:val="00851AF8"/>
    <w:rsid w:val="00864F00"/>
    <w:rsid w:val="008740D9"/>
    <w:rsid w:val="00883F69"/>
    <w:rsid w:val="0088721C"/>
    <w:rsid w:val="008A3B32"/>
    <w:rsid w:val="008B0716"/>
    <w:rsid w:val="008B078B"/>
    <w:rsid w:val="008B721F"/>
    <w:rsid w:val="008C682F"/>
    <w:rsid w:val="008E0AB4"/>
    <w:rsid w:val="008E104C"/>
    <w:rsid w:val="009219D7"/>
    <w:rsid w:val="00935A0E"/>
    <w:rsid w:val="009509E0"/>
    <w:rsid w:val="00951E57"/>
    <w:rsid w:val="00954241"/>
    <w:rsid w:val="00962F7E"/>
    <w:rsid w:val="00981C2B"/>
    <w:rsid w:val="00984AD9"/>
    <w:rsid w:val="00986191"/>
    <w:rsid w:val="00995EEF"/>
    <w:rsid w:val="009968E3"/>
    <w:rsid w:val="009B77B2"/>
    <w:rsid w:val="009C0853"/>
    <w:rsid w:val="009C2B38"/>
    <w:rsid w:val="009D0D22"/>
    <w:rsid w:val="009E01CC"/>
    <w:rsid w:val="009E1D5D"/>
    <w:rsid w:val="009E25E3"/>
    <w:rsid w:val="009F431D"/>
    <w:rsid w:val="00A131FE"/>
    <w:rsid w:val="00A30FAF"/>
    <w:rsid w:val="00A81861"/>
    <w:rsid w:val="00AB0C24"/>
    <w:rsid w:val="00AB3BCF"/>
    <w:rsid w:val="00AB75C0"/>
    <w:rsid w:val="00AC440A"/>
    <w:rsid w:val="00AC558F"/>
    <w:rsid w:val="00AD53D4"/>
    <w:rsid w:val="00AE3191"/>
    <w:rsid w:val="00AF1701"/>
    <w:rsid w:val="00AF7E1A"/>
    <w:rsid w:val="00B044E8"/>
    <w:rsid w:val="00B21FCC"/>
    <w:rsid w:val="00B2747C"/>
    <w:rsid w:val="00B30A2F"/>
    <w:rsid w:val="00B353E8"/>
    <w:rsid w:val="00B35ED0"/>
    <w:rsid w:val="00B475F9"/>
    <w:rsid w:val="00B54C1C"/>
    <w:rsid w:val="00B700A5"/>
    <w:rsid w:val="00B71803"/>
    <w:rsid w:val="00B734A6"/>
    <w:rsid w:val="00B7460D"/>
    <w:rsid w:val="00B8763B"/>
    <w:rsid w:val="00BA082A"/>
    <w:rsid w:val="00BB09C4"/>
    <w:rsid w:val="00BB59D7"/>
    <w:rsid w:val="00BB5D7F"/>
    <w:rsid w:val="00BC368B"/>
    <w:rsid w:val="00BF0005"/>
    <w:rsid w:val="00BF1BF0"/>
    <w:rsid w:val="00C17E75"/>
    <w:rsid w:val="00C408B0"/>
    <w:rsid w:val="00C57153"/>
    <w:rsid w:val="00C61D04"/>
    <w:rsid w:val="00C67AFD"/>
    <w:rsid w:val="00C77BC4"/>
    <w:rsid w:val="00C92E5D"/>
    <w:rsid w:val="00CB5918"/>
    <w:rsid w:val="00CC7618"/>
    <w:rsid w:val="00CD2B25"/>
    <w:rsid w:val="00D144CB"/>
    <w:rsid w:val="00D17391"/>
    <w:rsid w:val="00D542B0"/>
    <w:rsid w:val="00D55E98"/>
    <w:rsid w:val="00D63099"/>
    <w:rsid w:val="00D84039"/>
    <w:rsid w:val="00DB4F9E"/>
    <w:rsid w:val="00DB7B9A"/>
    <w:rsid w:val="00DC5245"/>
    <w:rsid w:val="00DC6788"/>
    <w:rsid w:val="00DC7DC5"/>
    <w:rsid w:val="00DE1C7C"/>
    <w:rsid w:val="00E007E2"/>
    <w:rsid w:val="00E12298"/>
    <w:rsid w:val="00E153E0"/>
    <w:rsid w:val="00E1745C"/>
    <w:rsid w:val="00E30BC5"/>
    <w:rsid w:val="00E33DF2"/>
    <w:rsid w:val="00E340F4"/>
    <w:rsid w:val="00E440A6"/>
    <w:rsid w:val="00E50EC1"/>
    <w:rsid w:val="00E6241F"/>
    <w:rsid w:val="00E627EB"/>
    <w:rsid w:val="00E74F91"/>
    <w:rsid w:val="00E92A68"/>
    <w:rsid w:val="00E97C52"/>
    <w:rsid w:val="00EB2B82"/>
    <w:rsid w:val="00EB7EBA"/>
    <w:rsid w:val="00EC2B0B"/>
    <w:rsid w:val="00EC6070"/>
    <w:rsid w:val="00ED7CAE"/>
    <w:rsid w:val="00EE3CAF"/>
    <w:rsid w:val="00F1092A"/>
    <w:rsid w:val="00F16BB4"/>
    <w:rsid w:val="00F21B06"/>
    <w:rsid w:val="00F35C4C"/>
    <w:rsid w:val="00F73762"/>
    <w:rsid w:val="00F74AB3"/>
    <w:rsid w:val="00F74E4A"/>
    <w:rsid w:val="00F836C6"/>
    <w:rsid w:val="00F8475C"/>
    <w:rsid w:val="00F854BD"/>
    <w:rsid w:val="00F905E0"/>
    <w:rsid w:val="00F93A99"/>
    <w:rsid w:val="00F9401D"/>
    <w:rsid w:val="00FE68F1"/>
    <w:rsid w:val="78C4C62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B09D7"/>
  <w15:chartTrackingRefBased/>
  <w15:docId w15:val="{236F432B-8926-4760-A8CC-E5021821C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905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F905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F905E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F905E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F905E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F905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905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905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905E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905E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F905E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F905E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F905E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F905E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F905E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905E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905E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905E0"/>
    <w:rPr>
      <w:rFonts w:eastAsiaTheme="majorEastAsia" w:cstheme="majorBidi"/>
      <w:color w:val="272727" w:themeColor="text1" w:themeTint="D8"/>
    </w:rPr>
  </w:style>
  <w:style w:type="paragraph" w:styleId="Ttulo">
    <w:name w:val="Title"/>
    <w:basedOn w:val="Normal"/>
    <w:next w:val="Normal"/>
    <w:link w:val="TtuloChar"/>
    <w:uiPriority w:val="10"/>
    <w:qFormat/>
    <w:rsid w:val="00F905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905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905E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905E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905E0"/>
    <w:pPr>
      <w:spacing w:before="160"/>
      <w:jc w:val="center"/>
    </w:pPr>
    <w:rPr>
      <w:i/>
      <w:iCs/>
      <w:color w:val="404040" w:themeColor="text1" w:themeTint="BF"/>
    </w:rPr>
  </w:style>
  <w:style w:type="character" w:customStyle="1" w:styleId="CitaoChar">
    <w:name w:val="Citação Char"/>
    <w:basedOn w:val="Fontepargpadro"/>
    <w:link w:val="Citao"/>
    <w:uiPriority w:val="29"/>
    <w:rsid w:val="00F905E0"/>
    <w:rPr>
      <w:i/>
      <w:iCs/>
      <w:color w:val="404040" w:themeColor="text1" w:themeTint="BF"/>
    </w:rPr>
  </w:style>
  <w:style w:type="paragraph" w:styleId="PargrafodaLista">
    <w:name w:val="List Paragraph"/>
    <w:basedOn w:val="Normal"/>
    <w:uiPriority w:val="34"/>
    <w:qFormat/>
    <w:rsid w:val="00F905E0"/>
    <w:pPr>
      <w:ind w:left="720"/>
      <w:contextualSpacing/>
    </w:pPr>
  </w:style>
  <w:style w:type="character" w:styleId="nfaseIntensa">
    <w:name w:val="Intense Emphasis"/>
    <w:basedOn w:val="Fontepargpadro"/>
    <w:uiPriority w:val="21"/>
    <w:qFormat/>
    <w:rsid w:val="00F905E0"/>
    <w:rPr>
      <w:i/>
      <w:iCs/>
      <w:color w:val="0F4761" w:themeColor="accent1" w:themeShade="BF"/>
    </w:rPr>
  </w:style>
  <w:style w:type="paragraph" w:styleId="CitaoIntensa">
    <w:name w:val="Intense Quote"/>
    <w:basedOn w:val="Normal"/>
    <w:next w:val="Normal"/>
    <w:link w:val="CitaoIntensaChar"/>
    <w:uiPriority w:val="30"/>
    <w:qFormat/>
    <w:rsid w:val="00F905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905E0"/>
    <w:rPr>
      <w:i/>
      <w:iCs/>
      <w:color w:val="0F4761" w:themeColor="accent1" w:themeShade="BF"/>
    </w:rPr>
  </w:style>
  <w:style w:type="character" w:styleId="RefernciaIntensa">
    <w:name w:val="Intense Reference"/>
    <w:basedOn w:val="Fontepargpadro"/>
    <w:uiPriority w:val="32"/>
    <w:qFormat/>
    <w:rsid w:val="00F905E0"/>
    <w:rPr>
      <w:b/>
      <w:bCs/>
      <w:smallCaps/>
      <w:color w:val="0F4761" w:themeColor="accent1" w:themeShade="BF"/>
      <w:spacing w:val="5"/>
    </w:rPr>
  </w:style>
  <w:style w:type="paragraph" w:styleId="Cabealho">
    <w:name w:val="header"/>
    <w:basedOn w:val="Normal"/>
    <w:link w:val="CabealhoChar"/>
    <w:uiPriority w:val="99"/>
    <w:unhideWhenUsed/>
    <w:rsid w:val="00BB5D7F"/>
    <w:pPr>
      <w:tabs>
        <w:tab w:val="center" w:pos="4513"/>
        <w:tab w:val="right" w:pos="9026"/>
      </w:tabs>
      <w:spacing w:after="0" w:line="240" w:lineRule="auto"/>
    </w:pPr>
  </w:style>
  <w:style w:type="character" w:customStyle="1" w:styleId="CabealhoChar">
    <w:name w:val="Cabeçalho Char"/>
    <w:basedOn w:val="Fontepargpadro"/>
    <w:link w:val="Cabealho"/>
    <w:uiPriority w:val="99"/>
    <w:rsid w:val="00BB5D7F"/>
  </w:style>
  <w:style w:type="paragraph" w:styleId="Rodap">
    <w:name w:val="footer"/>
    <w:basedOn w:val="Normal"/>
    <w:link w:val="RodapChar"/>
    <w:uiPriority w:val="99"/>
    <w:unhideWhenUsed/>
    <w:rsid w:val="00BB5D7F"/>
    <w:pPr>
      <w:tabs>
        <w:tab w:val="center" w:pos="4513"/>
        <w:tab w:val="right" w:pos="9026"/>
      </w:tabs>
      <w:spacing w:after="0" w:line="240" w:lineRule="auto"/>
    </w:pPr>
  </w:style>
  <w:style w:type="character" w:customStyle="1" w:styleId="RodapChar">
    <w:name w:val="Rodapé Char"/>
    <w:basedOn w:val="Fontepargpadro"/>
    <w:link w:val="Rodap"/>
    <w:uiPriority w:val="99"/>
    <w:rsid w:val="00BB5D7F"/>
  </w:style>
  <w:style w:type="character" w:styleId="Nmerodelinha">
    <w:name w:val="line number"/>
    <w:basedOn w:val="Fontepargpadro"/>
    <w:uiPriority w:val="99"/>
    <w:semiHidden/>
    <w:unhideWhenUsed/>
    <w:rsid w:val="00BB5D7F"/>
  </w:style>
  <w:style w:type="character" w:styleId="Refdecomentrio">
    <w:name w:val="annotation reference"/>
    <w:basedOn w:val="Fontepargpadro"/>
    <w:uiPriority w:val="99"/>
    <w:semiHidden/>
    <w:unhideWhenUsed/>
    <w:rsid w:val="009E25E3"/>
    <w:rPr>
      <w:sz w:val="16"/>
      <w:szCs w:val="16"/>
    </w:rPr>
  </w:style>
  <w:style w:type="paragraph" w:styleId="Textodecomentrio">
    <w:name w:val="annotation text"/>
    <w:basedOn w:val="Normal"/>
    <w:link w:val="TextodecomentrioChar"/>
    <w:uiPriority w:val="99"/>
    <w:unhideWhenUsed/>
    <w:rsid w:val="009E25E3"/>
    <w:pPr>
      <w:spacing w:line="240" w:lineRule="auto"/>
    </w:pPr>
    <w:rPr>
      <w:sz w:val="20"/>
      <w:szCs w:val="20"/>
    </w:rPr>
  </w:style>
  <w:style w:type="character" w:customStyle="1" w:styleId="TextodecomentrioChar">
    <w:name w:val="Texto de comentário Char"/>
    <w:basedOn w:val="Fontepargpadro"/>
    <w:link w:val="Textodecomentrio"/>
    <w:uiPriority w:val="99"/>
    <w:rsid w:val="009E25E3"/>
    <w:rPr>
      <w:sz w:val="20"/>
      <w:szCs w:val="20"/>
    </w:rPr>
  </w:style>
  <w:style w:type="paragraph" w:styleId="Assuntodocomentrio">
    <w:name w:val="annotation subject"/>
    <w:basedOn w:val="Textodecomentrio"/>
    <w:next w:val="Textodecomentrio"/>
    <w:link w:val="AssuntodocomentrioChar"/>
    <w:uiPriority w:val="99"/>
    <w:semiHidden/>
    <w:unhideWhenUsed/>
    <w:rsid w:val="009E25E3"/>
    <w:rPr>
      <w:b/>
      <w:bCs/>
    </w:rPr>
  </w:style>
  <w:style w:type="character" w:customStyle="1" w:styleId="AssuntodocomentrioChar">
    <w:name w:val="Assunto do comentário Char"/>
    <w:basedOn w:val="TextodecomentrioChar"/>
    <w:link w:val="Assuntodocomentrio"/>
    <w:uiPriority w:val="99"/>
    <w:semiHidden/>
    <w:rsid w:val="009E25E3"/>
    <w:rPr>
      <w:b/>
      <w:bCs/>
      <w:sz w:val="20"/>
      <w:szCs w:val="20"/>
    </w:rPr>
  </w:style>
  <w:style w:type="paragraph" w:styleId="Reviso">
    <w:name w:val="Revision"/>
    <w:hidden/>
    <w:uiPriority w:val="99"/>
    <w:semiHidden/>
    <w:rsid w:val="006839F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2.xml"/><Relationship Id="rId2" Type="http://schemas.openxmlformats.org/officeDocument/2006/relationships/styles" Target="styles.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C2A3B5-42D7-44B4-8A04-6E737EC60ADA}">
  <ds:schemaRefs>
    <ds:schemaRef ds:uri="http://schemas.openxmlformats.org/officeDocument/2006/bibliography"/>
  </ds:schemaRefs>
</ds:datastoreItem>
</file>

<file path=docMetadata/LabelInfo.xml><?xml version="1.0" encoding="utf-8"?>
<clbl:labelList xmlns:clbl="http://schemas.microsoft.com/office/2020/mipLabelMetadata">
  <clbl:label id="{65ce1208-e929-4ec4-be64-9138d78922c0}" enabled="1" method="Standard" siteId="{22340fa8-9226-4871-b677-d3b3e377af72}" contentBits="2"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34</Pages>
  <Words>9010</Words>
  <Characters>48654</Characters>
  <Application>Microsoft Office Word</Application>
  <DocSecurity>0</DocSecurity>
  <Lines>405</Lines>
  <Paragraphs>115</Paragraphs>
  <ScaleCrop>false</ScaleCrop>
  <Company/>
  <LinksUpToDate>false</LinksUpToDate>
  <CharactersWithSpaces>57549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Galileu Barbosa Costa</dc:creator>
  <cp:keywords/>
  <dc:description/>
  <cp:lastModifiedBy>Eduardo Ramos</cp:lastModifiedBy>
  <cp:revision>2</cp:revision>
  <dcterms:created xsi:type="dcterms:W3CDTF">2026-10-21T23:07:00Z</dcterms:created>
  <dcterms:modified xsi:type="dcterms:W3CDTF">2026-10-21T23:07:00Z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1a6a8ee4,5f155311,56646b86</vt:lpwstr>
  </property>
  <property fmtid="{D5CDD505-2E9C-101B-9397-08002B2CF9AE}" pid="3" name="ClassificationContentMarkingFooterFontProps">
    <vt:lpwstr>#000000,10,Aptos</vt:lpwstr>
  </property>
  <property fmtid="{D5CDD505-2E9C-101B-9397-08002B2CF9AE}" pid="4" name="ClassificationContentMarkingFooterText">
    <vt:lpwstr>St. Jude - Confidential</vt:lpwstr>
  </property>
</Properties>
</file>